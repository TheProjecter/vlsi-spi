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20B0B" w:rsidRDefault="00120B0B" w:rsidP="00120B0B"/>
    <w:p w:rsidR="00120B0B" w:rsidRDefault="00F738F0" w:rsidP="00120B0B">
      <w:pPr>
        <w:jc w:val="center"/>
        <w:rPr>
          <w:sz w:val="72"/>
          <w:szCs w:val="72"/>
        </w:rPr>
      </w:pPr>
      <w:r w:rsidRPr="00F738F0">
        <w:rPr>
          <w:noProof/>
        </w:rPr>
        <w:pict>
          <v:group id="_x0000_s1026" style="position:absolute;left:0;text-align:left;margin-left:-41.4pt;margin-top:18.6pt;width:492.25pt;height:110.15pt;z-index:251660288" coordorigin="144,192" coordsize="3938,881">
            <v:shapetype id="_x0000_t202" coordsize="21600,21600" o:spt="202" path="m,l,21600r21600,l21600,xe">
              <v:stroke joinstyle="miter"/>
              <v:path gradientshapeok="t" o:connecttype="rect"/>
            </v:shapetype>
            <v:shape id="_x0000_s1027" type="#_x0000_t202" style="position:absolute;left:816;top:432;width:2626;height:420" filled="f" fillcolor="#bbe0e3" stroked="f">
              <v:textbox style="mso-next-textbox:#_x0000_s1027" inset=".54778mm,.27386mm,.54778mm,.27386mm">
                <w:txbxContent>
                  <w:p w:rsidR="007732B0" w:rsidRDefault="007732B0" w:rsidP="00120B0B">
                    <w:pPr>
                      <w:autoSpaceDE w:val="0"/>
                      <w:autoSpaceDN w:val="0"/>
                      <w:adjustRightInd w:val="0"/>
                      <w:spacing w:line="510" w:lineRule="atLeast"/>
                      <w:jc w:val="center"/>
                      <w:rPr>
                        <w:rFonts w:ascii="Arial Unicode MS" w:eastAsia="Arial Unicode MS" w:hAnsi="Arial Unicode MS" w:cs="Arial Unicode MS"/>
                        <w:b/>
                        <w:bCs/>
                        <w:color w:val="333399"/>
                        <w:sz w:val="28"/>
                        <w:szCs w:val="28"/>
                      </w:rPr>
                    </w:pPr>
                    <w:r>
                      <w:rPr>
                        <w:rFonts w:ascii="Arial Unicode MS" w:eastAsia="Arial Unicode MS" w:hAnsi="Arial Unicode MS" w:cs="Arial Unicode MS"/>
                        <w:b/>
                        <w:bCs/>
                        <w:color w:val="333399"/>
                        <w:sz w:val="40"/>
                        <w:szCs w:val="40"/>
                      </w:rPr>
                      <w:t xml:space="preserve">   </w:t>
                    </w:r>
                    <w:smartTag w:uri="urn:schemas-microsoft-com:office:smarttags" w:element="place">
                      <w:smartTag w:uri="urn:schemas-microsoft-com:office:smarttags" w:element="PlaceName">
                        <w:r>
                          <w:rPr>
                            <w:rFonts w:ascii="Arial Unicode MS" w:eastAsia="Arial Unicode MS" w:hAnsi="Arial Unicode MS" w:cs="Arial Unicode MS"/>
                            <w:b/>
                            <w:bCs/>
                            <w:color w:val="333399"/>
                            <w:sz w:val="28"/>
                            <w:szCs w:val="28"/>
                          </w:rPr>
                          <w:t>VLSI</w:t>
                        </w:r>
                      </w:smartTag>
                      <w:r>
                        <w:rPr>
                          <w:rFonts w:ascii="Arial Unicode MS" w:eastAsia="Arial Unicode MS" w:hAnsi="Arial Unicode MS" w:cs="Arial Unicode MS"/>
                          <w:b/>
                          <w:bCs/>
                          <w:color w:val="333399"/>
                          <w:sz w:val="28"/>
                          <w:szCs w:val="28"/>
                        </w:rPr>
                        <w:t xml:space="preserve"> </w:t>
                      </w:r>
                      <w:proofErr w:type="gramStart"/>
                      <w:r>
                        <w:rPr>
                          <w:rFonts w:ascii="Arial Unicode MS" w:eastAsia="Arial Unicode MS" w:hAnsi="Arial Unicode MS" w:cs="Arial Unicode MS"/>
                          <w:b/>
                          <w:bCs/>
                          <w:color w:val="333399"/>
                          <w:sz w:val="28"/>
                          <w:szCs w:val="28"/>
                        </w:rPr>
                        <w:t>SYSTEMS  RESEARCH</w:t>
                      </w:r>
                      <w:proofErr w:type="gramEnd"/>
                      <w:r>
                        <w:rPr>
                          <w:rFonts w:ascii="Arial Unicode MS" w:eastAsia="Arial Unicode MS" w:hAnsi="Arial Unicode MS" w:cs="Arial Unicode MS"/>
                          <w:b/>
                          <w:bCs/>
                          <w:color w:val="333399"/>
                          <w:sz w:val="28"/>
                          <w:szCs w:val="28"/>
                        </w:rPr>
                        <w:t xml:space="preserve"> </w:t>
                      </w:r>
                      <w:smartTag w:uri="urn:schemas-microsoft-com:office:smarttags" w:element="PlaceType">
                        <w:r>
                          <w:rPr>
                            <w:rFonts w:ascii="Arial Unicode MS" w:eastAsia="Arial Unicode MS" w:hAnsi="Arial Unicode MS" w:cs="Arial Unicode MS"/>
                            <w:b/>
                            <w:bCs/>
                            <w:color w:val="333399"/>
                            <w:sz w:val="28"/>
                            <w:szCs w:val="28"/>
                          </w:rPr>
                          <w:t>CENTER</w:t>
                        </w:r>
                      </w:smartTag>
                    </w:smartTag>
                  </w:p>
                  <w:p w:rsidR="007732B0" w:rsidRDefault="007732B0" w:rsidP="00120B0B">
                    <w:pPr>
                      <w:autoSpaceDE w:val="0"/>
                      <w:autoSpaceDN w:val="0"/>
                      <w:adjustRightInd w:val="0"/>
                      <w:spacing w:line="510" w:lineRule="atLeast"/>
                      <w:jc w:val="center"/>
                      <w:rPr>
                        <w:rFonts w:ascii="Arial Unicode MS" w:eastAsia="Arial Unicode MS" w:hAnsi="Arial Unicode MS" w:cs="Arial Unicode MS"/>
                        <w:b/>
                        <w:bCs/>
                        <w:color w:val="33CCCC"/>
                        <w:sz w:val="28"/>
                        <w:szCs w:val="28"/>
                      </w:rPr>
                    </w:pPr>
                    <w:r>
                      <w:rPr>
                        <w:rFonts w:ascii="Arial Unicode MS" w:eastAsia="Arial Unicode MS" w:hAnsi="Arial Unicode MS" w:cs="Arial Unicode MS"/>
                        <w:b/>
                        <w:bCs/>
                        <w:color w:val="33CCCC"/>
                        <w:sz w:val="28"/>
                        <w:szCs w:val="28"/>
                      </w:rPr>
                      <w:t>VLSI LABORATORY</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3504;top:384;width:578;height:689">
              <v:imagedata r:id="rId9" o:title="TECHNION"/>
            </v:shape>
            <v:shape id="_x0000_s1029" type="#_x0000_t202" style="position:absolute;left:864;top:912;width:2568;height:118" filled="f" fillcolor="#bbe0e3" stroked="f">
              <v:textbox style="mso-next-textbox:#_x0000_s1029" inset=".54778mm,.27386mm,.54778mm,.27386mm">
                <w:txbxContent>
                  <w:p w:rsidR="007732B0" w:rsidRDefault="007732B0" w:rsidP="00120B0B">
                    <w:pPr>
                      <w:autoSpaceDE w:val="0"/>
                      <w:autoSpaceDN w:val="0"/>
                      <w:adjustRightInd w:val="0"/>
                      <w:jc w:val="center"/>
                      <w:rPr>
                        <w:rFonts w:ascii="Arial Narrow" w:hAnsi="Arial Narrow" w:cs="Arial Narrow"/>
                        <w:b/>
                        <w:bCs/>
                        <w:color w:val="CC6600"/>
                        <w:sz w:val="16"/>
                        <w:szCs w:val="16"/>
                        <w:rtl/>
                      </w:rPr>
                    </w:pPr>
                    <w:r>
                      <w:rPr>
                        <w:rFonts w:ascii="Arial Narrow" w:hAnsi="Arial Narrow" w:cs="Arial Narrow"/>
                        <w:b/>
                        <w:bCs/>
                        <w:color w:val="CC6600"/>
                        <w:sz w:val="22"/>
                        <w:szCs w:val="22"/>
                      </w:rPr>
                      <w:t xml:space="preserve">     </w:t>
                    </w:r>
                    <w:r>
                      <w:rPr>
                        <w:rFonts w:ascii="Arial Narrow" w:hAnsi="Arial Narrow" w:cs="Arial Narrow"/>
                        <w:b/>
                        <w:bCs/>
                        <w:color w:val="CC6600"/>
                        <w:sz w:val="16"/>
                        <w:szCs w:val="16"/>
                      </w:rPr>
                      <w:t>DEPARTMENT OF ELECTRICAL ENGINEERING           DEPARTMENT OF COMPUTER SCIENCE</w:t>
                    </w:r>
                    <w:r>
                      <w:rPr>
                        <w:rFonts w:ascii="Arial Narrow" w:hAnsi="Arial Narrow"/>
                        <w:b/>
                        <w:bCs/>
                        <w:color w:val="CC6600"/>
                        <w:sz w:val="16"/>
                        <w:szCs w:val="16"/>
                        <w:rtl/>
                      </w:rPr>
                      <w:t xml:space="preserve"> </w:t>
                    </w:r>
                  </w:p>
                </w:txbxContent>
              </v:textbox>
            </v:shape>
            <v:rect id="_x0000_s1030" style="position:absolute;left:960;top:864;width:1258;height:48;v-text-anchor:middle" fillcolor="#c60"/>
            <v:rect id="_x0000_s1031" style="position:absolute;left:960;top:624;width:2430;height:47;v-text-anchor:middle" fillcolor="#969696"/>
            <v:rect id="_x0000_s1032" style="position:absolute;left:2304;top:864;width:1080;height:48;v-text-anchor:middle" fillcolor="#c60"/>
            <v:shape id="_x0000_s1033" type="#_x0000_t202" style="position:absolute;left:144;top:192;width:2146;height:137" filled="f" fillcolor="#bbe0e3" stroked="f">
              <v:textbox style="mso-next-textbox:#_x0000_s1033" inset=".54778mm,.27386mm,.54778mm,.27386mm">
                <w:txbxContent>
                  <w:p w:rsidR="007732B0" w:rsidRDefault="007732B0" w:rsidP="00120B0B">
                    <w:pPr>
                      <w:autoSpaceDE w:val="0"/>
                      <w:autoSpaceDN w:val="0"/>
                      <w:adjustRightInd w:val="0"/>
                      <w:rPr>
                        <w:rFonts w:ascii="Arial Narrow" w:hAnsi="Arial Narrow" w:cs="Arial Narrow"/>
                        <w:b/>
                        <w:bCs/>
                        <w:color w:val="000000"/>
                        <w:sz w:val="26"/>
                        <w:szCs w:val="26"/>
                      </w:rPr>
                    </w:pPr>
                    <w:r>
                      <w:rPr>
                        <w:rFonts w:ascii="Arial Narrow" w:hAnsi="Arial Narrow" w:cs="Arial Narrow"/>
                        <w:b/>
                        <w:bCs/>
                        <w:color w:val="000000"/>
                        <w:sz w:val="26"/>
                        <w:szCs w:val="26"/>
                      </w:rPr>
                      <w:t>TECHNION – ISRAEL INSTITUTE OF TECHNOLOGY</w:t>
                    </w:r>
                  </w:p>
                </w:txbxContent>
              </v:textbox>
            </v:shape>
            <v:shape id="_x0000_s1034" type="#_x0000_t75" style="position:absolute;left:144;top:384;width:647;height:686">
              <v:imagedata r:id="rId10" o:title="forjenywafer"/>
            </v:shape>
            <w10:wrap anchorx="page"/>
          </v:group>
        </w:pict>
      </w: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Pr>
        <w:jc w:val="center"/>
        <w:rPr>
          <w:sz w:val="72"/>
          <w:szCs w:val="72"/>
        </w:rPr>
      </w:pPr>
    </w:p>
    <w:p w:rsidR="00120B0B" w:rsidRDefault="00120B0B" w:rsidP="00120B0B"/>
    <w:p w:rsidR="00120B0B" w:rsidRPr="00120B0B" w:rsidRDefault="00120B0B" w:rsidP="00120B0B">
      <w:pPr>
        <w:jc w:val="center"/>
        <w:rPr>
          <w:b/>
          <w:bCs/>
          <w:sz w:val="56"/>
          <w:szCs w:val="56"/>
        </w:rPr>
      </w:pPr>
      <w:r w:rsidRPr="00120B0B">
        <w:rPr>
          <w:b/>
          <w:bCs/>
          <w:sz w:val="56"/>
          <w:szCs w:val="56"/>
        </w:rPr>
        <w:t>SPI – Serial Peripheral Interface</w:t>
      </w:r>
    </w:p>
    <w:p w:rsidR="00120B0B" w:rsidRDefault="00120B0B" w:rsidP="00120B0B"/>
    <w:p w:rsidR="00120B0B" w:rsidRDefault="00120B0B" w:rsidP="00120B0B"/>
    <w:p w:rsidR="00120B0B" w:rsidRPr="0092514C" w:rsidRDefault="00120B0B" w:rsidP="00120B0B">
      <w:pPr>
        <w:jc w:val="center"/>
        <w:rPr>
          <w:b/>
          <w:bCs/>
          <w:sz w:val="64"/>
          <w:szCs w:val="64"/>
        </w:rPr>
      </w:pPr>
      <w:r w:rsidRPr="0092514C">
        <w:rPr>
          <w:b/>
          <w:bCs/>
          <w:sz w:val="64"/>
          <w:szCs w:val="64"/>
        </w:rPr>
        <w:t>Final Report</w:t>
      </w:r>
    </w:p>
    <w:p w:rsidR="00120B0B" w:rsidRDefault="00120B0B" w:rsidP="00120B0B">
      <w:pPr>
        <w:jc w:val="center"/>
        <w:rPr>
          <w:sz w:val="96"/>
          <w:szCs w:val="96"/>
        </w:rPr>
      </w:pPr>
    </w:p>
    <w:p w:rsidR="00120B0B" w:rsidRDefault="00120B0B" w:rsidP="00120B0B">
      <w:pPr>
        <w:jc w:val="center"/>
        <w:rPr>
          <w:sz w:val="36"/>
          <w:szCs w:val="36"/>
        </w:rPr>
      </w:pPr>
      <w:r>
        <w:rPr>
          <w:sz w:val="36"/>
          <w:szCs w:val="36"/>
        </w:rPr>
        <w:t>Submitted by:</w:t>
      </w:r>
    </w:p>
    <w:p w:rsidR="00120B0B" w:rsidRDefault="00120B0B" w:rsidP="00120B0B">
      <w:pPr>
        <w:jc w:val="center"/>
        <w:rPr>
          <w:sz w:val="36"/>
          <w:szCs w:val="36"/>
        </w:rPr>
      </w:pPr>
    </w:p>
    <w:p w:rsidR="00120B0B" w:rsidRPr="00C76B08" w:rsidRDefault="00120B0B" w:rsidP="00120B0B">
      <w:pPr>
        <w:rPr>
          <w:sz w:val="36"/>
          <w:szCs w:val="36"/>
        </w:rPr>
      </w:pPr>
      <w:r>
        <w:rPr>
          <w:sz w:val="36"/>
          <w:szCs w:val="36"/>
        </w:rPr>
        <w:tab/>
        <w:t>Omer Shaked</w:t>
      </w:r>
      <w:r>
        <w:rPr>
          <w:sz w:val="36"/>
          <w:szCs w:val="36"/>
        </w:rPr>
        <w:tab/>
      </w:r>
      <w:r>
        <w:rPr>
          <w:sz w:val="36"/>
          <w:szCs w:val="36"/>
        </w:rPr>
        <w:tab/>
        <w:t xml:space="preserve">                    Beeri Schreiber</w:t>
      </w:r>
    </w:p>
    <w:p w:rsidR="00120B0B" w:rsidRDefault="00120B0B" w:rsidP="007732B0">
      <w:pPr>
        <w:rPr>
          <w:sz w:val="36"/>
          <w:szCs w:val="36"/>
        </w:rPr>
      </w:pPr>
      <w:r>
        <w:rPr>
          <w:sz w:val="36"/>
          <w:szCs w:val="36"/>
        </w:rPr>
        <w:tab/>
        <w:t>021618152</w:t>
      </w:r>
      <w:r>
        <w:rPr>
          <w:sz w:val="36"/>
          <w:szCs w:val="36"/>
        </w:rPr>
        <w:tab/>
      </w:r>
      <w:r>
        <w:rPr>
          <w:sz w:val="36"/>
          <w:szCs w:val="36"/>
        </w:rPr>
        <w:tab/>
      </w:r>
      <w:r>
        <w:rPr>
          <w:sz w:val="36"/>
          <w:szCs w:val="36"/>
        </w:rPr>
        <w:tab/>
        <w:t xml:space="preserve">            </w:t>
      </w:r>
      <w:r w:rsidR="007732B0">
        <w:rPr>
          <w:sz w:val="36"/>
          <w:szCs w:val="36"/>
        </w:rPr>
        <w:t>039848916</w:t>
      </w:r>
    </w:p>
    <w:p w:rsidR="00120B0B" w:rsidRDefault="00120B0B" w:rsidP="00120B0B">
      <w:pPr>
        <w:rPr>
          <w:sz w:val="36"/>
          <w:szCs w:val="36"/>
        </w:rPr>
      </w:pPr>
    </w:p>
    <w:p w:rsidR="00120B0B" w:rsidRDefault="00120B0B" w:rsidP="00120B0B">
      <w:pPr>
        <w:rPr>
          <w:sz w:val="36"/>
          <w:szCs w:val="36"/>
        </w:rPr>
      </w:pPr>
    </w:p>
    <w:p w:rsidR="00120B0B" w:rsidRDefault="00120B0B" w:rsidP="00120B0B">
      <w:pPr>
        <w:jc w:val="center"/>
        <w:rPr>
          <w:sz w:val="36"/>
          <w:szCs w:val="36"/>
        </w:rPr>
      </w:pPr>
      <w:r w:rsidRPr="00C76B08">
        <w:rPr>
          <w:sz w:val="36"/>
          <w:szCs w:val="36"/>
        </w:rPr>
        <w:t>Supervised</w:t>
      </w:r>
      <w:r>
        <w:rPr>
          <w:sz w:val="36"/>
          <w:szCs w:val="36"/>
        </w:rPr>
        <w:t xml:space="preserve"> by:</w:t>
      </w:r>
    </w:p>
    <w:p w:rsidR="00120B0B" w:rsidRDefault="00120B0B" w:rsidP="00120B0B">
      <w:pPr>
        <w:jc w:val="center"/>
        <w:rPr>
          <w:sz w:val="36"/>
          <w:szCs w:val="36"/>
        </w:rPr>
      </w:pPr>
    </w:p>
    <w:p w:rsidR="00120B0B" w:rsidRDefault="00120B0B" w:rsidP="00120B0B">
      <w:pPr>
        <w:jc w:val="center"/>
        <w:rPr>
          <w:sz w:val="36"/>
          <w:szCs w:val="36"/>
        </w:rPr>
      </w:pPr>
      <w:r>
        <w:rPr>
          <w:sz w:val="36"/>
          <w:szCs w:val="36"/>
        </w:rPr>
        <w:t>Leon Polishuk</w:t>
      </w:r>
    </w:p>
    <w:p w:rsidR="00120B0B" w:rsidRDefault="00120B0B" w:rsidP="00120B0B">
      <w:pPr>
        <w:jc w:val="center"/>
        <w:rPr>
          <w:sz w:val="36"/>
          <w:szCs w:val="36"/>
        </w:rPr>
      </w:pPr>
      <w:r>
        <w:rPr>
          <w:sz w:val="36"/>
          <w:szCs w:val="36"/>
        </w:rPr>
        <w:t>Tal Yahav</w:t>
      </w:r>
    </w:p>
    <w:p w:rsidR="00120B0B" w:rsidRDefault="00120B0B" w:rsidP="00120B0B">
      <w:pPr>
        <w:jc w:val="center"/>
        <w:rPr>
          <w:sz w:val="36"/>
          <w:szCs w:val="36"/>
        </w:rPr>
      </w:pPr>
    </w:p>
    <w:p w:rsidR="00120B0B" w:rsidRDefault="00120B0B" w:rsidP="00120B0B">
      <w:pPr>
        <w:rPr>
          <w:sz w:val="36"/>
          <w:szCs w:val="36"/>
        </w:rPr>
      </w:pPr>
    </w:p>
    <w:p w:rsidR="00120B0B" w:rsidRPr="00C76B08" w:rsidRDefault="00120B0B" w:rsidP="00120B0B">
      <w:pPr>
        <w:rPr>
          <w:sz w:val="36"/>
          <w:szCs w:val="36"/>
        </w:rPr>
      </w:pPr>
      <w:r>
        <w:rPr>
          <w:sz w:val="36"/>
          <w:szCs w:val="36"/>
        </w:rPr>
        <w:t xml:space="preserve">Submitted </w:t>
      </w:r>
      <w:r w:rsidR="007732B0">
        <w:rPr>
          <w:sz w:val="36"/>
          <w:szCs w:val="36"/>
        </w:rPr>
        <w:t>on:</w:t>
      </w:r>
      <w:r>
        <w:rPr>
          <w:sz w:val="36"/>
          <w:szCs w:val="36"/>
        </w:rPr>
        <w:t xml:space="preserve"> </w:t>
      </w:r>
      <w:r w:rsidRPr="00120B0B">
        <w:rPr>
          <w:sz w:val="36"/>
          <w:szCs w:val="36"/>
          <w:highlight w:val="yellow"/>
        </w:rPr>
        <w:t>Date</w:t>
      </w:r>
    </w:p>
    <w:p w:rsidR="00120B0B" w:rsidRDefault="00120B0B" w:rsidP="00120B0B"/>
    <w:p w:rsidR="00120B0B" w:rsidRDefault="00120B0B" w:rsidP="00120B0B"/>
    <w:p w:rsidR="00120B0B" w:rsidRDefault="00120B0B" w:rsidP="00120B0B"/>
    <w:p w:rsidR="00120B0B" w:rsidRDefault="00120B0B" w:rsidP="00120B0B"/>
    <w:p w:rsidR="00E563BF" w:rsidRDefault="00E563BF"/>
    <w:p w:rsidR="00A432FE" w:rsidRDefault="00A432FE"/>
    <w:sdt>
      <w:sdtPr>
        <w:rPr>
          <w:rFonts w:ascii="Times New Roman" w:eastAsia="Times New Roman" w:hAnsi="Times New Roman" w:cs="Times New Roman"/>
          <w:b w:val="0"/>
          <w:bCs w:val="0"/>
          <w:color w:val="auto"/>
          <w:sz w:val="24"/>
          <w:szCs w:val="24"/>
          <w:lang w:bidi="he-IL"/>
        </w:rPr>
        <w:id w:val="41094439"/>
        <w:docPartObj>
          <w:docPartGallery w:val="Table of Contents"/>
          <w:docPartUnique/>
        </w:docPartObj>
      </w:sdtPr>
      <w:sdtEndPr>
        <w:rPr>
          <w:rFonts w:asciiTheme="majorBidi" w:hAnsiTheme="majorBidi"/>
          <w:sz w:val="20"/>
          <w:szCs w:val="20"/>
        </w:rPr>
      </w:sdtEndPr>
      <w:sdtContent>
        <w:p w:rsidR="00A432FE" w:rsidRDefault="00A432FE" w:rsidP="00A432FE">
          <w:pPr>
            <w:pStyle w:val="TOCHeading"/>
            <w:jc w:val="both"/>
          </w:pPr>
          <w:r>
            <w:t>Table of Contents</w:t>
          </w:r>
        </w:p>
        <w:p w:rsidR="00D278D3" w:rsidRDefault="00F738F0" w:rsidP="00D278D3">
          <w:pPr>
            <w:pStyle w:val="TOC1"/>
            <w:rPr>
              <w:noProof/>
              <w:rtl/>
              <w:lang w:bidi="he-IL"/>
            </w:rPr>
          </w:pPr>
          <w:r w:rsidRPr="00F738F0">
            <w:rPr>
              <w:rFonts w:asciiTheme="majorBidi" w:hAnsiTheme="majorBidi" w:cstheme="majorBidi"/>
              <w:sz w:val="20"/>
              <w:szCs w:val="20"/>
            </w:rPr>
            <w:fldChar w:fldCharType="begin"/>
          </w:r>
          <w:r w:rsidR="00A432FE" w:rsidRPr="000B2E43">
            <w:rPr>
              <w:rFonts w:asciiTheme="majorBidi" w:hAnsiTheme="majorBidi" w:cstheme="majorBidi"/>
              <w:sz w:val="20"/>
              <w:szCs w:val="20"/>
            </w:rPr>
            <w:instrText xml:space="preserve"> TOC \o "1-3" \h \z \u </w:instrText>
          </w:r>
          <w:r w:rsidRPr="00F738F0">
            <w:rPr>
              <w:rFonts w:asciiTheme="majorBidi" w:hAnsiTheme="majorBidi" w:cstheme="majorBidi"/>
              <w:sz w:val="20"/>
              <w:szCs w:val="20"/>
            </w:rPr>
            <w:fldChar w:fldCharType="separate"/>
          </w:r>
          <w:hyperlink w:anchor="_Toc310801865" w:history="1">
            <w:r w:rsidR="00D278D3" w:rsidRPr="00460676">
              <w:rPr>
                <w:rStyle w:val="Hyperlink"/>
                <w:noProof/>
              </w:rPr>
              <w:t>List of Tables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Toc310801865 \h</w:instrText>
            </w:r>
            <w:r w:rsidR="00D278D3">
              <w:rPr>
                <w:noProof/>
                <w:webHidden/>
                <w:rtl/>
              </w:rPr>
              <w:instrText xml:space="preserve"> </w:instrText>
            </w:r>
            <w:r>
              <w:rPr>
                <w:noProof/>
                <w:webHidden/>
                <w:rtl/>
              </w:rPr>
            </w:r>
            <w:r>
              <w:rPr>
                <w:noProof/>
                <w:webHidden/>
                <w:rtl/>
              </w:rPr>
              <w:fldChar w:fldCharType="separate"/>
            </w:r>
            <w:r w:rsidR="00D278D3">
              <w:rPr>
                <w:noProof/>
                <w:webHidden/>
                <w:rtl/>
              </w:rPr>
              <w:t>4</w:t>
            </w:r>
            <w:r>
              <w:rPr>
                <w:noProof/>
                <w:webHidden/>
                <w:rtl/>
              </w:rPr>
              <w:fldChar w:fldCharType="end"/>
            </w:r>
          </w:hyperlink>
        </w:p>
        <w:p w:rsidR="00D278D3" w:rsidRDefault="00F738F0" w:rsidP="00D278D3">
          <w:pPr>
            <w:pStyle w:val="TOC1"/>
            <w:rPr>
              <w:noProof/>
              <w:rtl/>
              <w:lang w:bidi="he-IL"/>
            </w:rPr>
          </w:pPr>
          <w:hyperlink w:anchor="_Toc310801866" w:history="1">
            <w:r w:rsidR="00D278D3" w:rsidRPr="00460676">
              <w:rPr>
                <w:rStyle w:val="Hyperlink"/>
                <w:noProof/>
              </w:rPr>
              <w:t>List of Figures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Toc310801866 \h</w:instrText>
            </w:r>
            <w:r w:rsidR="00D278D3">
              <w:rPr>
                <w:noProof/>
                <w:webHidden/>
                <w:rtl/>
              </w:rPr>
              <w:instrText xml:space="preserve"> </w:instrText>
            </w:r>
            <w:r>
              <w:rPr>
                <w:noProof/>
                <w:webHidden/>
                <w:rtl/>
              </w:rPr>
            </w:r>
            <w:r>
              <w:rPr>
                <w:noProof/>
                <w:webHidden/>
                <w:rtl/>
              </w:rPr>
              <w:fldChar w:fldCharType="separate"/>
            </w:r>
            <w:r w:rsidR="00D278D3">
              <w:rPr>
                <w:noProof/>
                <w:webHidden/>
                <w:rtl/>
              </w:rPr>
              <w:t>5</w:t>
            </w:r>
            <w:r>
              <w:rPr>
                <w:noProof/>
                <w:webHidden/>
                <w:rtl/>
              </w:rPr>
              <w:fldChar w:fldCharType="end"/>
            </w:r>
          </w:hyperlink>
        </w:p>
        <w:p w:rsidR="00D278D3" w:rsidRDefault="00F738F0" w:rsidP="00D278D3">
          <w:pPr>
            <w:pStyle w:val="TOC1"/>
            <w:rPr>
              <w:noProof/>
              <w:rtl/>
              <w:lang w:bidi="he-IL"/>
            </w:rPr>
          </w:pPr>
          <w:hyperlink w:anchor="_Toc310801867" w:history="1">
            <w:r w:rsidR="00D278D3" w:rsidRPr="00460676">
              <w:rPr>
                <w:rStyle w:val="Hyperlink"/>
                <w:noProof/>
              </w:rPr>
              <w:t>Abstract</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Toc310801867 \h</w:instrText>
            </w:r>
            <w:r w:rsidR="00D278D3">
              <w:rPr>
                <w:noProof/>
                <w:webHidden/>
                <w:rtl/>
              </w:rPr>
              <w:instrText xml:space="preserve"> </w:instrText>
            </w:r>
            <w:r>
              <w:rPr>
                <w:noProof/>
                <w:webHidden/>
                <w:rtl/>
              </w:rPr>
            </w:r>
            <w:r>
              <w:rPr>
                <w:noProof/>
                <w:webHidden/>
                <w:rtl/>
              </w:rPr>
              <w:fldChar w:fldCharType="separate"/>
            </w:r>
            <w:r w:rsidR="00D278D3">
              <w:rPr>
                <w:noProof/>
                <w:webHidden/>
                <w:rtl/>
              </w:rPr>
              <w:t>6</w:t>
            </w:r>
            <w:r>
              <w:rPr>
                <w:noProof/>
                <w:webHidden/>
                <w:rtl/>
              </w:rPr>
              <w:fldChar w:fldCharType="end"/>
            </w:r>
          </w:hyperlink>
        </w:p>
        <w:p w:rsidR="00D278D3" w:rsidRDefault="00F738F0" w:rsidP="00D278D3">
          <w:pPr>
            <w:pStyle w:val="TOC1"/>
            <w:rPr>
              <w:noProof/>
              <w:rtl/>
              <w:lang w:bidi="he-IL"/>
            </w:rPr>
          </w:pPr>
          <w:hyperlink w:anchor="_Toc310801868" w:history="1">
            <w:r w:rsidR="00D278D3" w:rsidRPr="00460676">
              <w:rPr>
                <w:rStyle w:val="Hyperlink"/>
                <w:noProof/>
              </w:rPr>
              <w:t>List of Abbreviations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Toc310801868 \h</w:instrText>
            </w:r>
            <w:r w:rsidR="00D278D3">
              <w:rPr>
                <w:noProof/>
                <w:webHidden/>
                <w:rtl/>
              </w:rPr>
              <w:instrText xml:space="preserve"> </w:instrText>
            </w:r>
            <w:r>
              <w:rPr>
                <w:noProof/>
                <w:webHidden/>
                <w:rtl/>
              </w:rPr>
            </w:r>
            <w:r>
              <w:rPr>
                <w:noProof/>
                <w:webHidden/>
                <w:rtl/>
              </w:rPr>
              <w:fldChar w:fldCharType="separate"/>
            </w:r>
            <w:r w:rsidR="00D278D3">
              <w:rPr>
                <w:noProof/>
                <w:webHidden/>
                <w:rtl/>
              </w:rPr>
              <w:t>7</w:t>
            </w:r>
            <w:r>
              <w:rPr>
                <w:noProof/>
                <w:webHidden/>
                <w:rtl/>
              </w:rPr>
              <w:fldChar w:fldCharType="end"/>
            </w:r>
          </w:hyperlink>
        </w:p>
        <w:p w:rsidR="00D278D3" w:rsidRDefault="00F738F0" w:rsidP="00D278D3">
          <w:pPr>
            <w:pStyle w:val="TOC1"/>
            <w:rPr>
              <w:noProof/>
              <w:rtl/>
              <w:lang w:bidi="he-IL"/>
            </w:rPr>
          </w:pPr>
          <w:hyperlink w:anchor="_Toc310801869" w:history="1">
            <w:r w:rsidR="00D278D3" w:rsidRPr="00460676">
              <w:rPr>
                <w:rStyle w:val="Hyperlink"/>
                <w:noProof/>
              </w:rPr>
              <w:t>1. Introduction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Toc310801869 \h</w:instrText>
            </w:r>
            <w:r w:rsidR="00D278D3">
              <w:rPr>
                <w:noProof/>
                <w:webHidden/>
                <w:rtl/>
              </w:rPr>
              <w:instrText xml:space="preserve"> </w:instrText>
            </w:r>
            <w:r>
              <w:rPr>
                <w:noProof/>
                <w:webHidden/>
                <w:rtl/>
              </w:rPr>
            </w:r>
            <w:r>
              <w:rPr>
                <w:noProof/>
                <w:webHidden/>
                <w:rtl/>
              </w:rPr>
              <w:fldChar w:fldCharType="separate"/>
            </w:r>
            <w:r w:rsidR="00D278D3">
              <w:rPr>
                <w:noProof/>
                <w:webHidden/>
                <w:rtl/>
              </w:rPr>
              <w:t>8</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70" w:history="1">
            <w:r w:rsidR="00D278D3" w:rsidRPr="00460676">
              <w:rPr>
                <w:rStyle w:val="Hyperlink"/>
                <w:noProof/>
              </w:rPr>
              <w:t>1.1 Project Description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Toc310801870 \h</w:instrText>
            </w:r>
            <w:r w:rsidR="00D278D3">
              <w:rPr>
                <w:noProof/>
                <w:webHidden/>
                <w:rtl/>
              </w:rPr>
              <w:instrText xml:space="preserve"> </w:instrText>
            </w:r>
            <w:r>
              <w:rPr>
                <w:noProof/>
                <w:webHidden/>
                <w:rtl/>
              </w:rPr>
            </w:r>
            <w:r>
              <w:rPr>
                <w:noProof/>
                <w:webHidden/>
                <w:rtl/>
              </w:rPr>
              <w:fldChar w:fldCharType="separate"/>
            </w:r>
            <w:r w:rsidR="00D278D3">
              <w:rPr>
                <w:noProof/>
                <w:webHidden/>
                <w:rtl/>
              </w:rPr>
              <w:t>8</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71" w:history="1">
            <w:r w:rsidR="00D278D3" w:rsidRPr="00460676">
              <w:rPr>
                <w:rStyle w:val="Hyperlink"/>
                <w:noProof/>
              </w:rPr>
              <w:t>1.2 SPI Protocol</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Toc310801871 \h</w:instrText>
            </w:r>
            <w:r w:rsidR="00D278D3">
              <w:rPr>
                <w:noProof/>
                <w:webHidden/>
                <w:rtl/>
              </w:rPr>
              <w:instrText xml:space="preserve"> </w:instrText>
            </w:r>
            <w:r>
              <w:rPr>
                <w:noProof/>
                <w:webHidden/>
                <w:rtl/>
              </w:rPr>
            </w:r>
            <w:r>
              <w:rPr>
                <w:noProof/>
                <w:webHidden/>
                <w:rtl/>
              </w:rPr>
              <w:fldChar w:fldCharType="separate"/>
            </w:r>
            <w:r w:rsidR="00D278D3">
              <w:rPr>
                <w:noProof/>
                <w:webHidden/>
                <w:rtl/>
              </w:rPr>
              <w:t>8</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72" w:history="1">
            <w:r w:rsidR="00D278D3" w:rsidRPr="00460676">
              <w:rPr>
                <w:rStyle w:val="Hyperlink"/>
                <w:noProof/>
              </w:rPr>
              <w:t>1.2.1 Interface</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Toc310801872 \h</w:instrText>
            </w:r>
            <w:r w:rsidR="00D278D3">
              <w:rPr>
                <w:noProof/>
                <w:webHidden/>
                <w:rtl/>
              </w:rPr>
              <w:instrText xml:space="preserve"> </w:instrText>
            </w:r>
            <w:r>
              <w:rPr>
                <w:noProof/>
                <w:webHidden/>
                <w:rtl/>
              </w:rPr>
            </w:r>
            <w:r>
              <w:rPr>
                <w:noProof/>
                <w:webHidden/>
                <w:rtl/>
              </w:rPr>
              <w:fldChar w:fldCharType="separate"/>
            </w:r>
            <w:r w:rsidR="00D278D3">
              <w:rPr>
                <w:noProof/>
                <w:webHidden/>
                <w:rtl/>
              </w:rPr>
              <w:t>8</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73" w:history="1">
            <w:r w:rsidR="00D278D3" w:rsidRPr="00460676">
              <w:rPr>
                <w:rStyle w:val="Hyperlink"/>
                <w:noProof/>
              </w:rPr>
              <w:t>1.2.2 Data Transmission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Toc310801873 \h</w:instrText>
            </w:r>
            <w:r w:rsidR="00D278D3">
              <w:rPr>
                <w:noProof/>
                <w:webHidden/>
                <w:rtl/>
              </w:rPr>
              <w:instrText xml:space="preserve"> </w:instrText>
            </w:r>
            <w:r>
              <w:rPr>
                <w:noProof/>
                <w:webHidden/>
                <w:rtl/>
              </w:rPr>
            </w:r>
            <w:r>
              <w:rPr>
                <w:noProof/>
                <w:webHidden/>
                <w:rtl/>
              </w:rPr>
              <w:fldChar w:fldCharType="separate"/>
            </w:r>
            <w:r w:rsidR="00D278D3">
              <w:rPr>
                <w:noProof/>
                <w:webHidden/>
                <w:rtl/>
              </w:rPr>
              <w:t>8</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74" w:history="1">
            <w:r w:rsidR="00D278D3" w:rsidRPr="00460676">
              <w:rPr>
                <w:rStyle w:val="Hyperlink"/>
                <w:noProof/>
              </w:rPr>
              <w:t>1.2.3 Clock Polarity and Phase</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Toc310801874 \h</w:instrText>
            </w:r>
            <w:r w:rsidR="00D278D3">
              <w:rPr>
                <w:noProof/>
                <w:webHidden/>
                <w:rtl/>
              </w:rPr>
              <w:instrText xml:space="preserve"> </w:instrText>
            </w:r>
            <w:r>
              <w:rPr>
                <w:noProof/>
                <w:webHidden/>
                <w:rtl/>
              </w:rPr>
            </w:r>
            <w:r>
              <w:rPr>
                <w:noProof/>
                <w:webHidden/>
                <w:rtl/>
              </w:rPr>
              <w:fldChar w:fldCharType="separate"/>
            </w:r>
            <w:r w:rsidR="00D278D3">
              <w:rPr>
                <w:noProof/>
                <w:webHidden/>
                <w:rtl/>
              </w:rPr>
              <w:t>9</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75" w:history="1">
            <w:r w:rsidR="00D278D3" w:rsidRPr="00460676">
              <w:rPr>
                <w:rStyle w:val="Hyperlink"/>
                <w:noProof/>
              </w:rPr>
              <w:t>1.3 Wishbone Bus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Toc310801875 \h</w:instrText>
            </w:r>
            <w:r w:rsidR="00D278D3">
              <w:rPr>
                <w:noProof/>
                <w:webHidden/>
                <w:rtl/>
              </w:rPr>
              <w:instrText xml:space="preserve"> </w:instrText>
            </w:r>
            <w:r>
              <w:rPr>
                <w:noProof/>
                <w:webHidden/>
                <w:rtl/>
              </w:rPr>
            </w:r>
            <w:r>
              <w:rPr>
                <w:noProof/>
                <w:webHidden/>
                <w:rtl/>
              </w:rPr>
              <w:fldChar w:fldCharType="separate"/>
            </w:r>
            <w:r w:rsidR="00D278D3">
              <w:rPr>
                <w:noProof/>
                <w:webHidden/>
                <w:rtl/>
              </w:rPr>
              <w:t>9</w:t>
            </w:r>
            <w:r>
              <w:rPr>
                <w:noProof/>
                <w:webHidden/>
                <w:rtl/>
              </w:rPr>
              <w:fldChar w:fldCharType="end"/>
            </w:r>
          </w:hyperlink>
        </w:p>
        <w:p w:rsidR="00D278D3" w:rsidRDefault="00F738F0" w:rsidP="00D278D3">
          <w:pPr>
            <w:pStyle w:val="TOC1"/>
            <w:rPr>
              <w:noProof/>
              <w:rtl/>
              <w:lang w:bidi="he-IL"/>
            </w:rPr>
          </w:pPr>
          <w:hyperlink w:anchor="_Toc310801876" w:history="1">
            <w:r w:rsidR="00D278D3" w:rsidRPr="00460676">
              <w:rPr>
                <w:rStyle w:val="Hyperlink"/>
                <w:noProof/>
              </w:rPr>
              <w:t>2. SPI Implementation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Toc310801876 \h</w:instrText>
            </w:r>
            <w:r w:rsidR="00D278D3">
              <w:rPr>
                <w:noProof/>
                <w:webHidden/>
                <w:rtl/>
              </w:rPr>
              <w:instrText xml:space="preserve"> </w:instrText>
            </w:r>
            <w:r>
              <w:rPr>
                <w:noProof/>
                <w:webHidden/>
                <w:rtl/>
              </w:rPr>
            </w:r>
            <w:r>
              <w:rPr>
                <w:noProof/>
                <w:webHidden/>
                <w:rtl/>
              </w:rPr>
              <w:fldChar w:fldCharType="separate"/>
            </w:r>
            <w:r w:rsidR="00D278D3">
              <w:rPr>
                <w:noProof/>
                <w:webHidden/>
                <w:rtl/>
              </w:rPr>
              <w:t>10</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77" w:history="1">
            <w:r w:rsidR="00D278D3" w:rsidRPr="00460676">
              <w:rPr>
                <w:rStyle w:val="Hyperlink"/>
                <w:noProof/>
              </w:rPr>
              <w:t>2.1 SPI Master Design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Toc310801877 \h</w:instrText>
            </w:r>
            <w:r w:rsidR="00D278D3">
              <w:rPr>
                <w:noProof/>
                <w:webHidden/>
                <w:rtl/>
              </w:rPr>
              <w:instrText xml:space="preserve"> </w:instrText>
            </w:r>
            <w:r>
              <w:rPr>
                <w:noProof/>
                <w:webHidden/>
                <w:rtl/>
              </w:rPr>
            </w:r>
            <w:r>
              <w:rPr>
                <w:noProof/>
                <w:webHidden/>
                <w:rtl/>
              </w:rPr>
              <w:fldChar w:fldCharType="separate"/>
            </w:r>
            <w:r w:rsidR="00D278D3">
              <w:rPr>
                <w:noProof/>
                <w:webHidden/>
                <w:rtl/>
              </w:rPr>
              <w:t>10</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78" w:history="1">
            <w:r w:rsidR="00D278D3" w:rsidRPr="00460676">
              <w:rPr>
                <w:rStyle w:val="Hyperlink"/>
                <w:noProof/>
              </w:rPr>
              <w:t>2.1.1 Activation Requirements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Toc310801878 \h</w:instrText>
            </w:r>
            <w:r w:rsidR="00D278D3">
              <w:rPr>
                <w:noProof/>
                <w:webHidden/>
                <w:rtl/>
              </w:rPr>
              <w:instrText xml:space="preserve"> </w:instrText>
            </w:r>
            <w:r>
              <w:rPr>
                <w:noProof/>
                <w:webHidden/>
                <w:rtl/>
              </w:rPr>
            </w:r>
            <w:r>
              <w:rPr>
                <w:noProof/>
                <w:webHidden/>
                <w:rtl/>
              </w:rPr>
              <w:fldChar w:fldCharType="separate"/>
            </w:r>
            <w:r w:rsidR="00D278D3">
              <w:rPr>
                <w:noProof/>
                <w:webHidden/>
                <w:rtl/>
              </w:rPr>
              <w:t>10</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79" w:history="1">
            <w:r w:rsidR="00D278D3" w:rsidRPr="00460676">
              <w:rPr>
                <w:rStyle w:val="Hyperlink"/>
                <w:noProof/>
              </w:rPr>
              <w:t>2.1.2 Design Pinout</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Toc310801879 \h</w:instrText>
            </w:r>
            <w:r w:rsidR="00D278D3">
              <w:rPr>
                <w:noProof/>
                <w:webHidden/>
                <w:rtl/>
              </w:rPr>
              <w:instrText xml:space="preserve"> </w:instrText>
            </w:r>
            <w:r>
              <w:rPr>
                <w:noProof/>
                <w:webHidden/>
                <w:rtl/>
              </w:rPr>
            </w:r>
            <w:r>
              <w:rPr>
                <w:noProof/>
                <w:webHidden/>
                <w:rtl/>
              </w:rPr>
              <w:fldChar w:fldCharType="separate"/>
            </w:r>
            <w:r w:rsidR="00D278D3">
              <w:rPr>
                <w:noProof/>
                <w:webHidden/>
                <w:rtl/>
              </w:rPr>
              <w:t>11</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80" w:history="1">
            <w:r w:rsidR="00D278D3" w:rsidRPr="00460676">
              <w:rPr>
                <w:rStyle w:val="Hyperlink"/>
                <w:noProof/>
              </w:rPr>
              <w:t>2.1.3 Generic Parameters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Toc310801880 \h</w:instrText>
            </w:r>
            <w:r w:rsidR="00D278D3">
              <w:rPr>
                <w:noProof/>
                <w:webHidden/>
                <w:rtl/>
              </w:rPr>
              <w:instrText xml:space="preserve"> </w:instrText>
            </w:r>
            <w:r>
              <w:rPr>
                <w:noProof/>
                <w:webHidden/>
                <w:rtl/>
              </w:rPr>
            </w:r>
            <w:r>
              <w:rPr>
                <w:noProof/>
                <w:webHidden/>
                <w:rtl/>
              </w:rPr>
              <w:fldChar w:fldCharType="separate"/>
            </w:r>
            <w:r w:rsidR="00D278D3">
              <w:rPr>
                <w:noProof/>
                <w:webHidden/>
                <w:rtl/>
              </w:rPr>
              <w:t>12</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81" w:history="1">
            <w:r w:rsidR="00D278D3" w:rsidRPr="00460676">
              <w:rPr>
                <w:rStyle w:val="Hyperlink"/>
                <w:noProof/>
              </w:rPr>
              <w:t>2.1.4 Resources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Toc310801881 \h</w:instrText>
            </w:r>
            <w:r w:rsidR="00D278D3">
              <w:rPr>
                <w:noProof/>
                <w:webHidden/>
                <w:rtl/>
              </w:rPr>
              <w:instrText xml:space="preserve"> </w:instrText>
            </w:r>
            <w:r>
              <w:rPr>
                <w:noProof/>
                <w:webHidden/>
                <w:rtl/>
              </w:rPr>
            </w:r>
            <w:r>
              <w:rPr>
                <w:noProof/>
                <w:webHidden/>
                <w:rtl/>
              </w:rPr>
              <w:fldChar w:fldCharType="separate"/>
            </w:r>
            <w:r w:rsidR="00D278D3">
              <w:rPr>
                <w:noProof/>
                <w:webHidden/>
                <w:rtl/>
              </w:rPr>
              <w:t>12</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82" w:history="1">
            <w:r w:rsidR="00D278D3" w:rsidRPr="00460676">
              <w:rPr>
                <w:rStyle w:val="Hyperlink"/>
                <w:noProof/>
              </w:rPr>
              <w:t>2.2 SPI Master Waveforms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Toc310801882 \h</w:instrText>
            </w:r>
            <w:r w:rsidR="00D278D3">
              <w:rPr>
                <w:noProof/>
                <w:webHidden/>
                <w:rtl/>
              </w:rPr>
              <w:instrText xml:space="preserve"> </w:instrText>
            </w:r>
            <w:r>
              <w:rPr>
                <w:noProof/>
                <w:webHidden/>
                <w:rtl/>
              </w:rPr>
            </w:r>
            <w:r>
              <w:rPr>
                <w:noProof/>
                <w:webHidden/>
                <w:rtl/>
              </w:rPr>
              <w:fldChar w:fldCharType="separate"/>
            </w:r>
            <w:r w:rsidR="00D278D3">
              <w:rPr>
                <w:noProof/>
                <w:webHidden/>
                <w:rtl/>
              </w:rPr>
              <w:t>13</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83" w:history="1">
            <w:r w:rsidR="00D278D3" w:rsidRPr="00460676">
              <w:rPr>
                <w:rStyle w:val="Hyperlink"/>
                <w:noProof/>
              </w:rPr>
              <w:t>2.2.1 Burst</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Toc310801883 \h</w:instrText>
            </w:r>
            <w:r w:rsidR="00D278D3">
              <w:rPr>
                <w:noProof/>
                <w:webHidden/>
                <w:rtl/>
              </w:rPr>
              <w:instrText xml:space="preserve"> </w:instrText>
            </w:r>
            <w:r>
              <w:rPr>
                <w:noProof/>
                <w:webHidden/>
                <w:rtl/>
              </w:rPr>
            </w:r>
            <w:r>
              <w:rPr>
                <w:noProof/>
                <w:webHidden/>
                <w:rtl/>
              </w:rPr>
              <w:fldChar w:fldCharType="separate"/>
            </w:r>
            <w:r w:rsidR="00D278D3">
              <w:rPr>
                <w:noProof/>
                <w:webHidden/>
                <w:rtl/>
              </w:rPr>
              <w:t>13</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84" w:history="1">
            <w:r w:rsidR="00D278D3" w:rsidRPr="00460676">
              <w:rPr>
                <w:rStyle w:val="Hyperlink"/>
                <w:noProof/>
              </w:rPr>
              <w:t>2.2.2 Start and End of Burst</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Toc310801884 \h</w:instrText>
            </w:r>
            <w:r w:rsidR="00D278D3">
              <w:rPr>
                <w:noProof/>
                <w:webHidden/>
                <w:rtl/>
              </w:rPr>
              <w:instrText xml:space="preserve"> </w:instrText>
            </w:r>
            <w:r>
              <w:rPr>
                <w:noProof/>
                <w:webHidden/>
                <w:rtl/>
              </w:rPr>
            </w:r>
            <w:r>
              <w:rPr>
                <w:noProof/>
                <w:webHidden/>
                <w:rtl/>
              </w:rPr>
              <w:fldChar w:fldCharType="separate"/>
            </w:r>
            <w:r w:rsidR="00D278D3">
              <w:rPr>
                <w:noProof/>
                <w:webHidden/>
                <w:rtl/>
              </w:rPr>
              <w:t>14</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85" w:history="1">
            <w:r w:rsidR="00D278D3" w:rsidRPr="00460676">
              <w:rPr>
                <w:rStyle w:val="Hyperlink"/>
                <w:noProof/>
              </w:rPr>
              <w:t>2.3 SPI Slave Design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Toc310801885 \h</w:instrText>
            </w:r>
            <w:r w:rsidR="00D278D3">
              <w:rPr>
                <w:noProof/>
                <w:webHidden/>
                <w:rtl/>
              </w:rPr>
              <w:instrText xml:space="preserve"> </w:instrText>
            </w:r>
            <w:r>
              <w:rPr>
                <w:noProof/>
                <w:webHidden/>
                <w:rtl/>
              </w:rPr>
            </w:r>
            <w:r>
              <w:rPr>
                <w:noProof/>
                <w:webHidden/>
                <w:rtl/>
              </w:rPr>
              <w:fldChar w:fldCharType="separate"/>
            </w:r>
            <w:r w:rsidR="00D278D3">
              <w:rPr>
                <w:noProof/>
                <w:webHidden/>
                <w:rtl/>
              </w:rPr>
              <w:t>15</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86" w:history="1">
            <w:r w:rsidR="00D278D3" w:rsidRPr="00460676">
              <w:rPr>
                <w:rStyle w:val="Hyperlink"/>
                <w:noProof/>
              </w:rPr>
              <w:t>2.3.1 Activation Requirements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Toc310801886 \h</w:instrText>
            </w:r>
            <w:r w:rsidR="00D278D3">
              <w:rPr>
                <w:noProof/>
                <w:webHidden/>
                <w:rtl/>
              </w:rPr>
              <w:instrText xml:space="preserve"> </w:instrText>
            </w:r>
            <w:r>
              <w:rPr>
                <w:noProof/>
                <w:webHidden/>
                <w:rtl/>
              </w:rPr>
            </w:r>
            <w:r>
              <w:rPr>
                <w:noProof/>
                <w:webHidden/>
                <w:rtl/>
              </w:rPr>
              <w:fldChar w:fldCharType="separate"/>
            </w:r>
            <w:r w:rsidR="00D278D3">
              <w:rPr>
                <w:noProof/>
                <w:webHidden/>
                <w:rtl/>
              </w:rPr>
              <w:t>15</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87" w:history="1">
            <w:r w:rsidR="00D278D3" w:rsidRPr="00460676">
              <w:rPr>
                <w:rStyle w:val="Hyperlink"/>
                <w:noProof/>
              </w:rPr>
              <w:t>2.3.2 Design Pinout</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Toc310801887 \h</w:instrText>
            </w:r>
            <w:r w:rsidR="00D278D3">
              <w:rPr>
                <w:noProof/>
                <w:webHidden/>
                <w:rtl/>
              </w:rPr>
              <w:instrText xml:space="preserve"> </w:instrText>
            </w:r>
            <w:r>
              <w:rPr>
                <w:noProof/>
                <w:webHidden/>
                <w:rtl/>
              </w:rPr>
            </w:r>
            <w:r>
              <w:rPr>
                <w:noProof/>
                <w:webHidden/>
                <w:rtl/>
              </w:rPr>
              <w:fldChar w:fldCharType="separate"/>
            </w:r>
            <w:r w:rsidR="00D278D3">
              <w:rPr>
                <w:noProof/>
                <w:webHidden/>
                <w:rtl/>
              </w:rPr>
              <w:t>16</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88" w:history="1">
            <w:r w:rsidR="00D278D3" w:rsidRPr="00460676">
              <w:rPr>
                <w:rStyle w:val="Hyperlink"/>
                <w:noProof/>
              </w:rPr>
              <w:t>2.3.3 Generic Parameters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Toc310801888 \h</w:instrText>
            </w:r>
            <w:r w:rsidR="00D278D3">
              <w:rPr>
                <w:noProof/>
                <w:webHidden/>
                <w:rtl/>
              </w:rPr>
              <w:instrText xml:space="preserve"> </w:instrText>
            </w:r>
            <w:r>
              <w:rPr>
                <w:noProof/>
                <w:webHidden/>
                <w:rtl/>
              </w:rPr>
            </w:r>
            <w:r>
              <w:rPr>
                <w:noProof/>
                <w:webHidden/>
                <w:rtl/>
              </w:rPr>
              <w:fldChar w:fldCharType="separate"/>
            </w:r>
            <w:r w:rsidR="00D278D3">
              <w:rPr>
                <w:noProof/>
                <w:webHidden/>
                <w:rtl/>
              </w:rPr>
              <w:t>16</w:t>
            </w:r>
            <w:r>
              <w:rPr>
                <w:noProof/>
                <w:webHidden/>
                <w:rtl/>
              </w:rPr>
              <w:fldChar w:fldCharType="end"/>
            </w:r>
          </w:hyperlink>
        </w:p>
        <w:p w:rsidR="00D278D3" w:rsidRDefault="00F738F0" w:rsidP="00D278D3">
          <w:pPr>
            <w:pStyle w:val="TOC3"/>
            <w:tabs>
              <w:tab w:val="right" w:leader="dot" w:pos="8296"/>
            </w:tabs>
            <w:rPr>
              <w:noProof/>
              <w:rtl/>
              <w:lang w:bidi="he-IL"/>
            </w:rPr>
          </w:pPr>
          <w:hyperlink w:anchor="_Toc310801889" w:history="1">
            <w:r w:rsidR="00D278D3" w:rsidRPr="00460676">
              <w:rPr>
                <w:rStyle w:val="Hyperlink"/>
                <w:noProof/>
              </w:rPr>
              <w:t>2.3.4 Resources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Toc310801889 \h</w:instrText>
            </w:r>
            <w:r w:rsidR="00D278D3">
              <w:rPr>
                <w:noProof/>
                <w:webHidden/>
                <w:rtl/>
              </w:rPr>
              <w:instrText xml:space="preserve"> </w:instrText>
            </w:r>
            <w:r>
              <w:rPr>
                <w:noProof/>
                <w:webHidden/>
                <w:rtl/>
              </w:rPr>
            </w:r>
            <w:r>
              <w:rPr>
                <w:noProof/>
                <w:webHidden/>
                <w:rtl/>
              </w:rPr>
              <w:fldChar w:fldCharType="separate"/>
            </w:r>
            <w:r w:rsidR="00D278D3">
              <w:rPr>
                <w:noProof/>
                <w:webHidden/>
                <w:rtl/>
              </w:rPr>
              <w:t>17</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90" w:history="1">
            <w:r w:rsidR="00D278D3" w:rsidRPr="00460676">
              <w:rPr>
                <w:rStyle w:val="Hyperlink"/>
                <w:noProof/>
              </w:rPr>
              <w:t>2.4 SPI Slave Waveforms</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Toc310801890 \h</w:instrText>
            </w:r>
            <w:r w:rsidR="00D278D3">
              <w:rPr>
                <w:noProof/>
                <w:webHidden/>
                <w:rtl/>
              </w:rPr>
              <w:instrText xml:space="preserve"> </w:instrText>
            </w:r>
            <w:r>
              <w:rPr>
                <w:noProof/>
                <w:webHidden/>
                <w:rtl/>
              </w:rPr>
            </w:r>
            <w:r>
              <w:rPr>
                <w:noProof/>
                <w:webHidden/>
                <w:rtl/>
              </w:rPr>
              <w:fldChar w:fldCharType="separate"/>
            </w:r>
            <w:r w:rsidR="00D278D3">
              <w:rPr>
                <w:noProof/>
                <w:webHidden/>
                <w:rtl/>
              </w:rPr>
              <w:t>17</w:t>
            </w:r>
            <w:r>
              <w:rPr>
                <w:noProof/>
                <w:webHidden/>
                <w:rtl/>
              </w:rPr>
              <w:fldChar w:fldCharType="end"/>
            </w:r>
          </w:hyperlink>
        </w:p>
        <w:p w:rsidR="00D278D3" w:rsidRDefault="00F738F0" w:rsidP="00D278D3">
          <w:pPr>
            <w:pStyle w:val="TOC1"/>
            <w:rPr>
              <w:noProof/>
              <w:rtl/>
              <w:lang w:bidi="he-IL"/>
            </w:rPr>
          </w:pPr>
          <w:hyperlink w:anchor="_Toc310801891" w:history="1">
            <w:r w:rsidR="00D278D3" w:rsidRPr="00460676">
              <w:rPr>
                <w:rStyle w:val="Hyperlink"/>
                <w:noProof/>
              </w:rPr>
              <w:t>3. Communication over SPI</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Toc310801891 \h</w:instrText>
            </w:r>
            <w:r w:rsidR="00D278D3">
              <w:rPr>
                <w:noProof/>
                <w:webHidden/>
                <w:rtl/>
              </w:rPr>
              <w:instrText xml:space="preserve"> </w:instrText>
            </w:r>
            <w:r>
              <w:rPr>
                <w:noProof/>
                <w:webHidden/>
                <w:rtl/>
              </w:rPr>
            </w:r>
            <w:r>
              <w:rPr>
                <w:noProof/>
                <w:webHidden/>
                <w:rtl/>
              </w:rPr>
              <w:fldChar w:fldCharType="separate"/>
            </w:r>
            <w:r w:rsidR="00D278D3">
              <w:rPr>
                <w:noProof/>
                <w:webHidden/>
                <w:rtl/>
              </w:rPr>
              <w:t>18</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92" w:history="1">
            <w:r w:rsidR="00D278D3" w:rsidRPr="00460676">
              <w:rPr>
                <w:rStyle w:val="Hyperlink"/>
                <w:noProof/>
              </w:rPr>
              <w:t>3.1 Top Architecture</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Toc310801892 \h</w:instrText>
            </w:r>
            <w:r w:rsidR="00D278D3">
              <w:rPr>
                <w:noProof/>
                <w:webHidden/>
                <w:rtl/>
              </w:rPr>
              <w:instrText xml:space="preserve"> </w:instrText>
            </w:r>
            <w:r>
              <w:rPr>
                <w:noProof/>
                <w:webHidden/>
                <w:rtl/>
              </w:rPr>
            </w:r>
            <w:r>
              <w:rPr>
                <w:noProof/>
                <w:webHidden/>
                <w:rtl/>
              </w:rPr>
              <w:fldChar w:fldCharType="separate"/>
            </w:r>
            <w:r w:rsidR="00D278D3">
              <w:rPr>
                <w:noProof/>
                <w:webHidden/>
                <w:rtl/>
              </w:rPr>
              <w:t>18</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93" w:history="1">
            <w:r w:rsidR="00D278D3" w:rsidRPr="00460676">
              <w:rPr>
                <w:rStyle w:val="Hyperlink"/>
                <w:noProof/>
              </w:rPr>
              <w:t>3.2 Message Structure</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Toc310801893 \h</w:instrText>
            </w:r>
            <w:r w:rsidR="00D278D3">
              <w:rPr>
                <w:noProof/>
                <w:webHidden/>
                <w:rtl/>
              </w:rPr>
              <w:instrText xml:space="preserve"> </w:instrText>
            </w:r>
            <w:r>
              <w:rPr>
                <w:noProof/>
                <w:webHidden/>
                <w:rtl/>
              </w:rPr>
            </w:r>
            <w:r>
              <w:rPr>
                <w:noProof/>
                <w:webHidden/>
                <w:rtl/>
              </w:rPr>
              <w:fldChar w:fldCharType="separate"/>
            </w:r>
            <w:r w:rsidR="00D278D3">
              <w:rPr>
                <w:noProof/>
                <w:webHidden/>
                <w:rtl/>
              </w:rPr>
              <w:t>18</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94" w:history="1">
            <w:r w:rsidR="00D278D3" w:rsidRPr="00460676">
              <w:rPr>
                <w:rStyle w:val="Hyperlink"/>
                <w:noProof/>
              </w:rPr>
              <w:t>3.3 Master Host Design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Toc310801894 \h</w:instrText>
            </w:r>
            <w:r w:rsidR="00D278D3">
              <w:rPr>
                <w:noProof/>
                <w:webHidden/>
                <w:rtl/>
              </w:rPr>
              <w:instrText xml:space="preserve"> </w:instrText>
            </w:r>
            <w:r>
              <w:rPr>
                <w:noProof/>
                <w:webHidden/>
                <w:rtl/>
              </w:rPr>
            </w:r>
            <w:r>
              <w:rPr>
                <w:noProof/>
                <w:webHidden/>
                <w:rtl/>
              </w:rPr>
              <w:fldChar w:fldCharType="separate"/>
            </w:r>
            <w:r w:rsidR="00D278D3">
              <w:rPr>
                <w:noProof/>
                <w:webHidden/>
                <w:rtl/>
              </w:rPr>
              <w:t>18</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95" w:history="1">
            <w:r w:rsidR="00D278D3" w:rsidRPr="00460676">
              <w:rPr>
                <w:rStyle w:val="Hyperlink"/>
                <w:noProof/>
              </w:rPr>
              <w:t>3.4 Slave Host Design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Toc310801895 \h</w:instrText>
            </w:r>
            <w:r w:rsidR="00D278D3">
              <w:rPr>
                <w:noProof/>
                <w:webHidden/>
                <w:rtl/>
              </w:rPr>
              <w:instrText xml:space="preserve"> </w:instrText>
            </w:r>
            <w:r>
              <w:rPr>
                <w:noProof/>
                <w:webHidden/>
                <w:rtl/>
              </w:rPr>
            </w:r>
            <w:r>
              <w:rPr>
                <w:noProof/>
                <w:webHidden/>
                <w:rtl/>
              </w:rPr>
              <w:fldChar w:fldCharType="separate"/>
            </w:r>
            <w:r w:rsidR="00D278D3">
              <w:rPr>
                <w:noProof/>
                <w:webHidden/>
                <w:rtl/>
              </w:rPr>
              <w:t>18</w:t>
            </w:r>
            <w:r>
              <w:rPr>
                <w:noProof/>
                <w:webHidden/>
                <w:rtl/>
              </w:rPr>
              <w:fldChar w:fldCharType="end"/>
            </w:r>
          </w:hyperlink>
        </w:p>
        <w:p w:rsidR="00D278D3" w:rsidRDefault="00F738F0" w:rsidP="00D278D3">
          <w:pPr>
            <w:pStyle w:val="TOC1"/>
            <w:rPr>
              <w:noProof/>
              <w:rtl/>
              <w:lang w:bidi="he-IL"/>
            </w:rPr>
          </w:pPr>
          <w:hyperlink w:anchor="_Toc310801896" w:history="1">
            <w:r w:rsidR="00D278D3" w:rsidRPr="00460676">
              <w:rPr>
                <w:rStyle w:val="Hyperlink"/>
                <w:noProof/>
              </w:rPr>
              <w:t>4. Verification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Toc310801896 \h</w:instrText>
            </w:r>
            <w:r w:rsidR="00D278D3">
              <w:rPr>
                <w:noProof/>
                <w:webHidden/>
                <w:rtl/>
              </w:rPr>
              <w:instrText xml:space="preserve"> </w:instrText>
            </w:r>
            <w:r>
              <w:rPr>
                <w:noProof/>
                <w:webHidden/>
                <w:rtl/>
              </w:rPr>
            </w:r>
            <w:r>
              <w:rPr>
                <w:noProof/>
                <w:webHidden/>
                <w:rtl/>
              </w:rPr>
              <w:fldChar w:fldCharType="separate"/>
            </w:r>
            <w:r w:rsidR="00D278D3">
              <w:rPr>
                <w:noProof/>
                <w:webHidden/>
                <w:rtl/>
              </w:rPr>
              <w:t>19</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97" w:history="1">
            <w:r w:rsidR="00D278D3" w:rsidRPr="00460676">
              <w:rPr>
                <w:rStyle w:val="Hyperlink"/>
                <w:noProof/>
              </w:rPr>
              <w:t>4.1 SPI Master Verification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Toc310801897 \h</w:instrText>
            </w:r>
            <w:r w:rsidR="00D278D3">
              <w:rPr>
                <w:noProof/>
                <w:webHidden/>
                <w:rtl/>
              </w:rPr>
              <w:instrText xml:space="preserve"> </w:instrText>
            </w:r>
            <w:r>
              <w:rPr>
                <w:noProof/>
                <w:webHidden/>
                <w:rtl/>
              </w:rPr>
            </w:r>
            <w:r>
              <w:rPr>
                <w:noProof/>
                <w:webHidden/>
                <w:rtl/>
              </w:rPr>
              <w:fldChar w:fldCharType="separate"/>
            </w:r>
            <w:r w:rsidR="00D278D3">
              <w:rPr>
                <w:noProof/>
                <w:webHidden/>
                <w:rtl/>
              </w:rPr>
              <w:t>19</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98" w:history="1">
            <w:r w:rsidR="00D278D3" w:rsidRPr="00460676">
              <w:rPr>
                <w:rStyle w:val="Hyperlink"/>
                <w:noProof/>
              </w:rPr>
              <w:t>4.2 SPI Slave Verification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Toc310801898 \h</w:instrText>
            </w:r>
            <w:r w:rsidR="00D278D3">
              <w:rPr>
                <w:noProof/>
                <w:webHidden/>
                <w:rtl/>
              </w:rPr>
              <w:instrText xml:space="preserve"> </w:instrText>
            </w:r>
            <w:r>
              <w:rPr>
                <w:noProof/>
                <w:webHidden/>
                <w:rtl/>
              </w:rPr>
            </w:r>
            <w:r>
              <w:rPr>
                <w:noProof/>
                <w:webHidden/>
                <w:rtl/>
              </w:rPr>
              <w:fldChar w:fldCharType="separate"/>
            </w:r>
            <w:r w:rsidR="00D278D3">
              <w:rPr>
                <w:noProof/>
                <w:webHidden/>
                <w:rtl/>
              </w:rPr>
              <w:t>19</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899" w:history="1">
            <w:r w:rsidR="00D278D3" w:rsidRPr="00460676">
              <w:rPr>
                <w:rStyle w:val="Hyperlink"/>
                <w:noProof/>
              </w:rPr>
              <w:t>4.3 SPI Top Verification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Toc310801899 \h</w:instrText>
            </w:r>
            <w:r w:rsidR="00D278D3">
              <w:rPr>
                <w:noProof/>
                <w:webHidden/>
                <w:rtl/>
              </w:rPr>
              <w:instrText xml:space="preserve"> </w:instrText>
            </w:r>
            <w:r>
              <w:rPr>
                <w:noProof/>
                <w:webHidden/>
                <w:rtl/>
              </w:rPr>
            </w:r>
            <w:r>
              <w:rPr>
                <w:noProof/>
                <w:webHidden/>
                <w:rtl/>
              </w:rPr>
              <w:fldChar w:fldCharType="separate"/>
            </w:r>
            <w:r w:rsidR="00D278D3">
              <w:rPr>
                <w:noProof/>
                <w:webHidden/>
                <w:rtl/>
              </w:rPr>
              <w:t>19</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900" w:history="1">
            <w:r w:rsidR="00D278D3" w:rsidRPr="00460676">
              <w:rPr>
                <w:rStyle w:val="Hyperlink"/>
                <w:noProof/>
              </w:rPr>
              <w:t>4.4 Architecture Top Verification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Toc310801900 \h</w:instrText>
            </w:r>
            <w:r w:rsidR="00D278D3">
              <w:rPr>
                <w:noProof/>
                <w:webHidden/>
                <w:rtl/>
              </w:rPr>
              <w:instrText xml:space="preserve"> </w:instrText>
            </w:r>
            <w:r>
              <w:rPr>
                <w:noProof/>
                <w:webHidden/>
                <w:rtl/>
              </w:rPr>
            </w:r>
            <w:r>
              <w:rPr>
                <w:noProof/>
                <w:webHidden/>
                <w:rtl/>
              </w:rPr>
              <w:fldChar w:fldCharType="separate"/>
            </w:r>
            <w:r w:rsidR="00D278D3">
              <w:rPr>
                <w:noProof/>
                <w:webHidden/>
                <w:rtl/>
              </w:rPr>
              <w:t>19</w:t>
            </w:r>
            <w:r>
              <w:rPr>
                <w:noProof/>
                <w:webHidden/>
                <w:rtl/>
              </w:rPr>
              <w:fldChar w:fldCharType="end"/>
            </w:r>
          </w:hyperlink>
        </w:p>
        <w:p w:rsidR="00D278D3" w:rsidRDefault="00F738F0" w:rsidP="00D278D3">
          <w:pPr>
            <w:pStyle w:val="TOC1"/>
            <w:rPr>
              <w:noProof/>
              <w:rtl/>
              <w:lang w:bidi="he-IL"/>
            </w:rPr>
          </w:pPr>
          <w:hyperlink w:anchor="_Toc310801901" w:history="1">
            <w:r w:rsidR="00D278D3" w:rsidRPr="00460676">
              <w:rPr>
                <w:rStyle w:val="Hyperlink"/>
                <w:noProof/>
              </w:rPr>
              <w:t>5. Summary</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Toc310801901 \h</w:instrText>
            </w:r>
            <w:r w:rsidR="00D278D3">
              <w:rPr>
                <w:noProof/>
                <w:webHidden/>
                <w:rtl/>
              </w:rPr>
              <w:instrText xml:space="preserve"> </w:instrText>
            </w:r>
            <w:r>
              <w:rPr>
                <w:noProof/>
                <w:webHidden/>
                <w:rtl/>
              </w:rPr>
            </w:r>
            <w:r>
              <w:rPr>
                <w:noProof/>
                <w:webHidden/>
                <w:rtl/>
              </w:rPr>
              <w:fldChar w:fldCharType="separate"/>
            </w:r>
            <w:r w:rsidR="00D278D3">
              <w:rPr>
                <w:noProof/>
                <w:webHidden/>
                <w:rtl/>
              </w:rPr>
              <w:t>20</w:t>
            </w:r>
            <w:r>
              <w:rPr>
                <w:noProof/>
                <w:webHidden/>
                <w:rtl/>
              </w:rPr>
              <w:fldChar w:fldCharType="end"/>
            </w:r>
          </w:hyperlink>
        </w:p>
        <w:p w:rsidR="00D278D3" w:rsidRDefault="00F738F0" w:rsidP="00D278D3">
          <w:pPr>
            <w:pStyle w:val="TOC1"/>
            <w:rPr>
              <w:noProof/>
              <w:rtl/>
              <w:lang w:bidi="he-IL"/>
            </w:rPr>
          </w:pPr>
          <w:hyperlink w:anchor="_Toc310801902" w:history="1">
            <w:r w:rsidR="00D278D3" w:rsidRPr="00460676">
              <w:rPr>
                <w:rStyle w:val="Hyperlink"/>
                <w:noProof/>
              </w:rPr>
              <w:t>6. Bibliography</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Toc310801902 \h</w:instrText>
            </w:r>
            <w:r w:rsidR="00D278D3">
              <w:rPr>
                <w:noProof/>
                <w:webHidden/>
                <w:rtl/>
              </w:rPr>
              <w:instrText xml:space="preserve"> </w:instrText>
            </w:r>
            <w:r>
              <w:rPr>
                <w:noProof/>
                <w:webHidden/>
                <w:rtl/>
              </w:rPr>
            </w:r>
            <w:r>
              <w:rPr>
                <w:noProof/>
                <w:webHidden/>
                <w:rtl/>
              </w:rPr>
              <w:fldChar w:fldCharType="separate"/>
            </w:r>
            <w:r w:rsidR="00D278D3">
              <w:rPr>
                <w:noProof/>
                <w:webHidden/>
                <w:rtl/>
              </w:rPr>
              <w:t>21</w:t>
            </w:r>
            <w:r>
              <w:rPr>
                <w:noProof/>
                <w:webHidden/>
                <w:rtl/>
              </w:rPr>
              <w:fldChar w:fldCharType="end"/>
            </w:r>
          </w:hyperlink>
        </w:p>
        <w:p w:rsidR="00D278D3" w:rsidRDefault="00F738F0" w:rsidP="00D278D3">
          <w:pPr>
            <w:pStyle w:val="TOC1"/>
            <w:rPr>
              <w:noProof/>
              <w:rtl/>
              <w:lang w:bidi="he-IL"/>
            </w:rPr>
          </w:pPr>
          <w:hyperlink w:anchor="_Toc310801903" w:history="1">
            <w:r w:rsidR="00D278D3" w:rsidRPr="00460676">
              <w:rPr>
                <w:rStyle w:val="Hyperlink"/>
                <w:noProof/>
              </w:rPr>
              <w:t>7. Appendix A – Block-Level Design</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Toc310801903 \h</w:instrText>
            </w:r>
            <w:r w:rsidR="00D278D3">
              <w:rPr>
                <w:noProof/>
                <w:webHidden/>
                <w:rtl/>
              </w:rPr>
              <w:instrText xml:space="preserve"> </w:instrText>
            </w:r>
            <w:r>
              <w:rPr>
                <w:noProof/>
                <w:webHidden/>
                <w:rtl/>
              </w:rPr>
            </w:r>
            <w:r>
              <w:rPr>
                <w:noProof/>
                <w:webHidden/>
                <w:rtl/>
              </w:rPr>
              <w:fldChar w:fldCharType="separate"/>
            </w:r>
            <w:r w:rsidR="00D278D3">
              <w:rPr>
                <w:noProof/>
                <w:webHidden/>
                <w:rtl/>
              </w:rPr>
              <w:t>22</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904" w:history="1">
            <w:r w:rsidR="00D278D3" w:rsidRPr="00460676">
              <w:rPr>
                <w:rStyle w:val="Hyperlink"/>
                <w:noProof/>
              </w:rPr>
              <w:t>7.1 Wishbone Slave</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Toc310801904 \h</w:instrText>
            </w:r>
            <w:r w:rsidR="00D278D3">
              <w:rPr>
                <w:noProof/>
                <w:webHidden/>
                <w:rtl/>
              </w:rPr>
              <w:instrText xml:space="preserve"> </w:instrText>
            </w:r>
            <w:r>
              <w:rPr>
                <w:noProof/>
                <w:webHidden/>
                <w:rtl/>
              </w:rPr>
            </w:r>
            <w:r>
              <w:rPr>
                <w:noProof/>
                <w:webHidden/>
                <w:rtl/>
              </w:rPr>
              <w:fldChar w:fldCharType="separate"/>
            </w:r>
            <w:r w:rsidR="00D278D3">
              <w:rPr>
                <w:noProof/>
                <w:webHidden/>
                <w:rtl/>
              </w:rPr>
              <w:t>22</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905" w:history="1">
            <w:r w:rsidR="00D278D3" w:rsidRPr="00460676">
              <w:rPr>
                <w:rStyle w:val="Hyperlink"/>
                <w:noProof/>
              </w:rPr>
              <w:t>7.2 Message Pack Encoder</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Toc310801905 \h</w:instrText>
            </w:r>
            <w:r w:rsidR="00D278D3">
              <w:rPr>
                <w:noProof/>
                <w:webHidden/>
                <w:rtl/>
              </w:rPr>
              <w:instrText xml:space="preserve"> </w:instrText>
            </w:r>
            <w:r>
              <w:rPr>
                <w:noProof/>
                <w:webHidden/>
                <w:rtl/>
              </w:rPr>
            </w:r>
            <w:r>
              <w:rPr>
                <w:noProof/>
                <w:webHidden/>
                <w:rtl/>
              </w:rPr>
              <w:fldChar w:fldCharType="separate"/>
            </w:r>
            <w:r w:rsidR="00D278D3">
              <w:rPr>
                <w:noProof/>
                <w:webHidden/>
                <w:rtl/>
              </w:rPr>
              <w:t>22</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906" w:history="1">
            <w:r w:rsidR="00D278D3" w:rsidRPr="00460676">
              <w:rPr>
                <w:rStyle w:val="Hyperlink"/>
                <w:noProof/>
              </w:rPr>
              <w:t>7.3 Message Pack Decoder</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Toc310801906 \h</w:instrText>
            </w:r>
            <w:r w:rsidR="00D278D3">
              <w:rPr>
                <w:noProof/>
                <w:webHidden/>
                <w:rtl/>
              </w:rPr>
              <w:instrText xml:space="preserve"> </w:instrText>
            </w:r>
            <w:r>
              <w:rPr>
                <w:noProof/>
                <w:webHidden/>
                <w:rtl/>
              </w:rPr>
            </w:r>
            <w:r>
              <w:rPr>
                <w:noProof/>
                <w:webHidden/>
                <w:rtl/>
              </w:rPr>
              <w:fldChar w:fldCharType="separate"/>
            </w:r>
            <w:r w:rsidR="00D278D3">
              <w:rPr>
                <w:noProof/>
                <w:webHidden/>
                <w:rtl/>
              </w:rPr>
              <w:t>22</w:t>
            </w:r>
            <w:r>
              <w:rPr>
                <w:noProof/>
                <w:webHidden/>
                <w:rtl/>
              </w:rPr>
              <w:fldChar w:fldCharType="end"/>
            </w:r>
          </w:hyperlink>
        </w:p>
        <w:p w:rsidR="00D278D3" w:rsidRDefault="00F738F0" w:rsidP="00D278D3">
          <w:pPr>
            <w:pStyle w:val="TOC2"/>
            <w:tabs>
              <w:tab w:val="right" w:leader="dot" w:pos="8296"/>
            </w:tabs>
            <w:rPr>
              <w:noProof/>
              <w:rtl/>
              <w:lang w:bidi="he-IL"/>
            </w:rPr>
          </w:pPr>
          <w:hyperlink w:anchor="_Toc310801907" w:history="1">
            <w:r w:rsidR="00D278D3" w:rsidRPr="00460676">
              <w:rPr>
                <w:rStyle w:val="Hyperlink"/>
                <w:noProof/>
              </w:rPr>
              <w:t>7.4 RAM Controller</w:t>
            </w:r>
            <w:r w:rsidR="00D278D3">
              <w:rPr>
                <w:noProof/>
                <w:webHidden/>
                <w:rtl/>
              </w:rPr>
              <w:tab/>
            </w:r>
            <w:r>
              <w:rPr>
                <w:noProof/>
                <w:webHidden/>
                <w:rtl/>
              </w:rPr>
              <w:fldChar w:fldCharType="begin"/>
            </w:r>
            <w:r w:rsidR="00D278D3">
              <w:rPr>
                <w:noProof/>
                <w:webHidden/>
                <w:rtl/>
              </w:rPr>
              <w:instrText xml:space="preserve"> </w:instrText>
            </w:r>
            <w:r w:rsidR="00D278D3">
              <w:rPr>
                <w:noProof/>
                <w:webHidden/>
              </w:rPr>
              <w:instrText>PAGEREF</w:instrText>
            </w:r>
            <w:r w:rsidR="00D278D3">
              <w:rPr>
                <w:noProof/>
                <w:webHidden/>
                <w:rtl/>
              </w:rPr>
              <w:instrText xml:space="preserve"> _</w:instrText>
            </w:r>
            <w:r w:rsidR="00D278D3">
              <w:rPr>
                <w:noProof/>
                <w:webHidden/>
              </w:rPr>
              <w:instrText>Toc310801907 \h</w:instrText>
            </w:r>
            <w:r w:rsidR="00D278D3">
              <w:rPr>
                <w:noProof/>
                <w:webHidden/>
                <w:rtl/>
              </w:rPr>
              <w:instrText xml:space="preserve"> </w:instrText>
            </w:r>
            <w:r>
              <w:rPr>
                <w:noProof/>
                <w:webHidden/>
                <w:rtl/>
              </w:rPr>
            </w:r>
            <w:r>
              <w:rPr>
                <w:noProof/>
                <w:webHidden/>
                <w:rtl/>
              </w:rPr>
              <w:fldChar w:fldCharType="separate"/>
            </w:r>
            <w:r w:rsidR="00D278D3">
              <w:rPr>
                <w:noProof/>
                <w:webHidden/>
                <w:rtl/>
              </w:rPr>
              <w:t>22</w:t>
            </w:r>
            <w:r>
              <w:rPr>
                <w:noProof/>
                <w:webHidden/>
                <w:rtl/>
              </w:rPr>
              <w:fldChar w:fldCharType="end"/>
            </w:r>
          </w:hyperlink>
        </w:p>
        <w:p w:rsidR="00A432FE" w:rsidRPr="000B2E43" w:rsidRDefault="00F738F0" w:rsidP="00993557">
          <w:pPr>
            <w:jc w:val="both"/>
            <w:rPr>
              <w:rFonts w:asciiTheme="majorBidi" w:hAnsiTheme="majorBidi" w:cstheme="majorBidi"/>
              <w:sz w:val="20"/>
              <w:szCs w:val="20"/>
            </w:rPr>
          </w:pPr>
          <w:r w:rsidRPr="000B2E43">
            <w:rPr>
              <w:rFonts w:asciiTheme="majorBidi" w:hAnsiTheme="majorBidi" w:cstheme="majorBidi"/>
              <w:sz w:val="20"/>
              <w:szCs w:val="20"/>
            </w:rPr>
            <w:fldChar w:fldCharType="end"/>
          </w:r>
        </w:p>
      </w:sdtContent>
    </w:sdt>
    <w:p w:rsidR="00A432FE" w:rsidRDefault="00A432FE" w:rsidP="00A432FE">
      <w:pPr>
        <w:jc w:val="both"/>
      </w:pPr>
    </w:p>
    <w:p w:rsidR="00A432FE" w:rsidRDefault="00A432FE" w:rsidP="00A432FE">
      <w:pPr>
        <w:spacing w:after="200" w:line="276" w:lineRule="auto"/>
        <w:jc w:val="both"/>
      </w:pPr>
      <w:r>
        <w:br w:type="page"/>
      </w:r>
    </w:p>
    <w:p w:rsidR="00A432FE" w:rsidRDefault="00A432FE" w:rsidP="00A432FE">
      <w:pPr>
        <w:pStyle w:val="Heading1"/>
      </w:pPr>
      <w:bookmarkStart w:id="0" w:name="_Toc310801865"/>
      <w:r>
        <w:lastRenderedPageBreak/>
        <w:t>List of Tables</w:t>
      </w:r>
      <w:bookmarkEnd w:id="0"/>
    </w:p>
    <w:p w:rsidR="00087748" w:rsidRDefault="00F738F0" w:rsidP="00087748">
      <w:pPr>
        <w:pStyle w:val="TableofFigures"/>
        <w:tabs>
          <w:tab w:val="right" w:leader="dot" w:pos="8296"/>
        </w:tabs>
        <w:rPr>
          <w:rFonts w:asciiTheme="minorHAnsi" w:eastAsiaTheme="minorEastAsia" w:hAnsiTheme="minorHAnsi" w:cstheme="minorBidi"/>
          <w:noProof/>
          <w:sz w:val="22"/>
          <w:szCs w:val="22"/>
          <w:rtl/>
        </w:rPr>
      </w:pPr>
      <w:r>
        <w:fldChar w:fldCharType="begin"/>
      </w:r>
      <w:r w:rsidR="00766B6B">
        <w:instrText xml:space="preserve"> TOC \c "Table" </w:instrText>
      </w:r>
      <w:r>
        <w:fldChar w:fldCharType="separate"/>
      </w:r>
      <w:r w:rsidR="00087748">
        <w:rPr>
          <w:noProof/>
        </w:rPr>
        <w:t>Table 1 - SPI Master Pinout Description</w:t>
      </w:r>
      <w:r w:rsidR="00087748">
        <w:rPr>
          <w:noProof/>
          <w:rtl/>
        </w:rPr>
        <w:tab/>
      </w:r>
      <w:r>
        <w:rPr>
          <w:noProof/>
          <w:rtl/>
        </w:rPr>
        <w:fldChar w:fldCharType="begin"/>
      </w:r>
      <w:r w:rsidR="00087748">
        <w:rPr>
          <w:noProof/>
          <w:rtl/>
        </w:rPr>
        <w:instrText xml:space="preserve"> </w:instrText>
      </w:r>
      <w:r w:rsidR="00087748">
        <w:rPr>
          <w:noProof/>
        </w:rPr>
        <w:instrText>PAGEREF</w:instrText>
      </w:r>
      <w:r w:rsidR="00087748">
        <w:rPr>
          <w:noProof/>
          <w:rtl/>
        </w:rPr>
        <w:instrText xml:space="preserve"> _</w:instrText>
      </w:r>
      <w:r w:rsidR="00087748">
        <w:rPr>
          <w:noProof/>
        </w:rPr>
        <w:instrText>Toc310801957 \h</w:instrText>
      </w:r>
      <w:r w:rsidR="00087748">
        <w:rPr>
          <w:noProof/>
          <w:rtl/>
        </w:rPr>
        <w:instrText xml:space="preserve"> </w:instrText>
      </w:r>
      <w:r>
        <w:rPr>
          <w:noProof/>
          <w:rtl/>
        </w:rPr>
      </w:r>
      <w:r>
        <w:rPr>
          <w:noProof/>
          <w:rtl/>
        </w:rPr>
        <w:fldChar w:fldCharType="separate"/>
      </w:r>
      <w:r w:rsidR="00087748">
        <w:rPr>
          <w:noProof/>
          <w:rtl/>
        </w:rPr>
        <w:t>11</w:t>
      </w:r>
      <w:r>
        <w:rPr>
          <w:noProof/>
          <w:rtl/>
        </w:rPr>
        <w:fldChar w:fldCharType="end"/>
      </w:r>
    </w:p>
    <w:p w:rsidR="00087748" w:rsidRDefault="00087748" w:rsidP="00087748">
      <w:pPr>
        <w:pStyle w:val="TableofFigures"/>
        <w:tabs>
          <w:tab w:val="right" w:leader="dot" w:pos="8296"/>
        </w:tabs>
        <w:rPr>
          <w:rFonts w:asciiTheme="minorHAnsi" w:eastAsiaTheme="minorEastAsia" w:hAnsiTheme="minorHAnsi" w:cstheme="minorBidi"/>
          <w:noProof/>
          <w:sz w:val="22"/>
          <w:szCs w:val="22"/>
          <w:rtl/>
        </w:rPr>
      </w:pPr>
      <w:r>
        <w:rPr>
          <w:noProof/>
        </w:rPr>
        <w:t>Table 2 - SPI Master Generic Parameters</w:t>
      </w:r>
      <w:r>
        <w:rPr>
          <w:noProof/>
          <w:rtl/>
        </w:rPr>
        <w:tab/>
      </w:r>
      <w:r w:rsidR="00F738F0">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Toc310801958 \h</w:instrText>
      </w:r>
      <w:r>
        <w:rPr>
          <w:noProof/>
          <w:rtl/>
        </w:rPr>
        <w:instrText xml:space="preserve"> </w:instrText>
      </w:r>
      <w:r w:rsidR="00F738F0">
        <w:rPr>
          <w:noProof/>
          <w:rtl/>
        </w:rPr>
      </w:r>
      <w:r w:rsidR="00F738F0">
        <w:rPr>
          <w:noProof/>
          <w:rtl/>
        </w:rPr>
        <w:fldChar w:fldCharType="separate"/>
      </w:r>
      <w:r>
        <w:rPr>
          <w:noProof/>
          <w:rtl/>
        </w:rPr>
        <w:t>12</w:t>
      </w:r>
      <w:r w:rsidR="00F738F0">
        <w:rPr>
          <w:noProof/>
          <w:rtl/>
        </w:rPr>
        <w:fldChar w:fldCharType="end"/>
      </w:r>
    </w:p>
    <w:p w:rsidR="00087748" w:rsidRDefault="00087748" w:rsidP="00087748">
      <w:pPr>
        <w:pStyle w:val="TableofFigures"/>
        <w:tabs>
          <w:tab w:val="right" w:leader="dot" w:pos="8296"/>
        </w:tabs>
        <w:rPr>
          <w:rFonts w:asciiTheme="minorHAnsi" w:eastAsiaTheme="minorEastAsia" w:hAnsiTheme="minorHAnsi" w:cstheme="minorBidi"/>
          <w:noProof/>
          <w:sz w:val="22"/>
          <w:szCs w:val="22"/>
          <w:rtl/>
        </w:rPr>
      </w:pPr>
      <w:r>
        <w:rPr>
          <w:noProof/>
        </w:rPr>
        <w:t>Table 3 - SPI Slave Pinout Description</w:t>
      </w:r>
      <w:r>
        <w:rPr>
          <w:noProof/>
          <w:rtl/>
        </w:rPr>
        <w:tab/>
      </w:r>
      <w:r w:rsidR="00F738F0">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Toc310801959 \h</w:instrText>
      </w:r>
      <w:r>
        <w:rPr>
          <w:noProof/>
          <w:rtl/>
        </w:rPr>
        <w:instrText xml:space="preserve"> </w:instrText>
      </w:r>
      <w:r w:rsidR="00F738F0">
        <w:rPr>
          <w:noProof/>
          <w:rtl/>
        </w:rPr>
      </w:r>
      <w:r w:rsidR="00F738F0">
        <w:rPr>
          <w:noProof/>
          <w:rtl/>
        </w:rPr>
        <w:fldChar w:fldCharType="separate"/>
      </w:r>
      <w:r>
        <w:rPr>
          <w:noProof/>
          <w:rtl/>
        </w:rPr>
        <w:t>16</w:t>
      </w:r>
      <w:r w:rsidR="00F738F0">
        <w:rPr>
          <w:noProof/>
          <w:rtl/>
        </w:rPr>
        <w:fldChar w:fldCharType="end"/>
      </w:r>
    </w:p>
    <w:p w:rsidR="00087748" w:rsidRDefault="00087748" w:rsidP="00087748">
      <w:pPr>
        <w:pStyle w:val="TableofFigures"/>
        <w:tabs>
          <w:tab w:val="right" w:leader="dot" w:pos="8296"/>
        </w:tabs>
        <w:rPr>
          <w:rFonts w:asciiTheme="minorHAnsi" w:eastAsiaTheme="minorEastAsia" w:hAnsiTheme="minorHAnsi" w:cstheme="minorBidi"/>
          <w:noProof/>
          <w:sz w:val="22"/>
          <w:szCs w:val="22"/>
          <w:rtl/>
        </w:rPr>
      </w:pPr>
      <w:r>
        <w:rPr>
          <w:noProof/>
        </w:rPr>
        <w:t>Table 4 - SPI Slave Generic Parameters</w:t>
      </w:r>
      <w:r>
        <w:rPr>
          <w:noProof/>
          <w:rtl/>
        </w:rPr>
        <w:tab/>
      </w:r>
      <w:r w:rsidR="00F738F0">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Toc310801960 \h</w:instrText>
      </w:r>
      <w:r>
        <w:rPr>
          <w:noProof/>
          <w:rtl/>
        </w:rPr>
        <w:instrText xml:space="preserve"> </w:instrText>
      </w:r>
      <w:r w:rsidR="00F738F0">
        <w:rPr>
          <w:noProof/>
          <w:rtl/>
        </w:rPr>
      </w:r>
      <w:r w:rsidR="00F738F0">
        <w:rPr>
          <w:noProof/>
          <w:rtl/>
        </w:rPr>
        <w:fldChar w:fldCharType="separate"/>
      </w:r>
      <w:r>
        <w:rPr>
          <w:noProof/>
          <w:rtl/>
        </w:rPr>
        <w:t>17</w:t>
      </w:r>
      <w:r w:rsidR="00F738F0">
        <w:rPr>
          <w:noProof/>
          <w:rtl/>
        </w:rPr>
        <w:fldChar w:fldCharType="end"/>
      </w:r>
    </w:p>
    <w:p w:rsidR="00A432FE" w:rsidRDefault="00F738F0" w:rsidP="00087748">
      <w:r>
        <w:fldChar w:fldCharType="end"/>
      </w:r>
    </w:p>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 w:rsidR="00A432FE" w:rsidRDefault="00A432FE" w:rsidP="00A432FE">
      <w:pPr>
        <w:pStyle w:val="Heading1"/>
      </w:pPr>
      <w:bookmarkStart w:id="1" w:name="_Toc310801866"/>
      <w:r>
        <w:lastRenderedPageBreak/>
        <w:t>List of Figures</w:t>
      </w:r>
      <w:bookmarkEnd w:id="1"/>
    </w:p>
    <w:p w:rsidR="0009423A" w:rsidRDefault="00F738F0" w:rsidP="0009423A">
      <w:pPr>
        <w:pStyle w:val="TableofFigures"/>
        <w:tabs>
          <w:tab w:val="right" w:leader="dot" w:pos="8296"/>
        </w:tabs>
        <w:rPr>
          <w:rFonts w:asciiTheme="minorHAnsi" w:eastAsiaTheme="minorEastAsia" w:hAnsiTheme="minorHAnsi" w:cstheme="minorBidi"/>
          <w:noProof/>
          <w:sz w:val="22"/>
          <w:szCs w:val="22"/>
          <w:rtl/>
        </w:rPr>
      </w:pPr>
      <w:r>
        <w:fldChar w:fldCharType="begin"/>
      </w:r>
      <w:r w:rsidR="00721FCC">
        <w:instrText xml:space="preserve"> TOC \c "Figure" </w:instrText>
      </w:r>
      <w:r>
        <w:fldChar w:fldCharType="separate"/>
      </w:r>
      <w:r w:rsidR="0009423A">
        <w:rPr>
          <w:noProof/>
        </w:rPr>
        <w:t>Figure 1 - SPI Interface</w:t>
      </w:r>
      <w:r w:rsidR="0009423A">
        <w:rPr>
          <w:noProof/>
          <w:rtl/>
        </w:rPr>
        <w:tab/>
      </w:r>
      <w:r>
        <w:rPr>
          <w:noProof/>
          <w:rtl/>
        </w:rPr>
        <w:fldChar w:fldCharType="begin"/>
      </w:r>
      <w:r w:rsidR="0009423A">
        <w:rPr>
          <w:noProof/>
          <w:rtl/>
        </w:rPr>
        <w:instrText xml:space="preserve"> </w:instrText>
      </w:r>
      <w:r w:rsidR="0009423A">
        <w:rPr>
          <w:noProof/>
        </w:rPr>
        <w:instrText>PAGEREF</w:instrText>
      </w:r>
      <w:r w:rsidR="0009423A">
        <w:rPr>
          <w:noProof/>
          <w:rtl/>
        </w:rPr>
        <w:instrText xml:space="preserve"> _</w:instrText>
      </w:r>
      <w:r w:rsidR="0009423A">
        <w:rPr>
          <w:noProof/>
        </w:rPr>
        <w:instrText>Toc310871641 \h</w:instrText>
      </w:r>
      <w:r w:rsidR="0009423A">
        <w:rPr>
          <w:noProof/>
          <w:rtl/>
        </w:rPr>
        <w:instrText xml:space="preserve"> </w:instrText>
      </w:r>
      <w:r>
        <w:rPr>
          <w:noProof/>
          <w:rtl/>
        </w:rPr>
      </w:r>
      <w:r>
        <w:rPr>
          <w:noProof/>
          <w:rtl/>
        </w:rPr>
        <w:fldChar w:fldCharType="separate"/>
      </w:r>
      <w:r w:rsidR="0009423A">
        <w:rPr>
          <w:noProof/>
          <w:rtl/>
        </w:rPr>
        <w:t>8</w:t>
      </w:r>
      <w:r>
        <w:rPr>
          <w:noProof/>
          <w:rtl/>
        </w:rPr>
        <w:fldChar w:fldCharType="end"/>
      </w:r>
    </w:p>
    <w:p w:rsidR="0009423A" w:rsidRDefault="0009423A" w:rsidP="0009423A">
      <w:pPr>
        <w:pStyle w:val="TableofFigures"/>
        <w:tabs>
          <w:tab w:val="right" w:leader="dot" w:pos="8296"/>
        </w:tabs>
        <w:rPr>
          <w:rFonts w:asciiTheme="minorHAnsi" w:eastAsiaTheme="minorEastAsia" w:hAnsiTheme="minorHAnsi" w:cstheme="minorBidi"/>
          <w:noProof/>
          <w:sz w:val="22"/>
          <w:szCs w:val="22"/>
          <w:rtl/>
        </w:rPr>
      </w:pPr>
      <w:r>
        <w:rPr>
          <w:noProof/>
        </w:rPr>
        <w:t xml:space="preserve">Figure </w:t>
      </w:r>
      <w:r>
        <w:rPr>
          <w:noProof/>
          <w:rtl/>
        </w:rPr>
        <w:t>2</w:t>
      </w:r>
      <w:r>
        <w:rPr>
          <w:noProof/>
        </w:rPr>
        <w:t xml:space="preserve"> - SPI Protocol Diagram</w:t>
      </w:r>
      <w:r>
        <w:rPr>
          <w:noProof/>
          <w:rtl/>
        </w:rPr>
        <w:tab/>
      </w:r>
      <w:r w:rsidR="00F738F0">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Toc310871642 \h</w:instrText>
      </w:r>
      <w:r>
        <w:rPr>
          <w:noProof/>
          <w:rtl/>
        </w:rPr>
        <w:instrText xml:space="preserve"> </w:instrText>
      </w:r>
      <w:r w:rsidR="00F738F0">
        <w:rPr>
          <w:noProof/>
          <w:rtl/>
        </w:rPr>
      </w:r>
      <w:r w:rsidR="00F738F0">
        <w:rPr>
          <w:noProof/>
          <w:rtl/>
        </w:rPr>
        <w:fldChar w:fldCharType="separate"/>
      </w:r>
      <w:r>
        <w:rPr>
          <w:noProof/>
          <w:rtl/>
        </w:rPr>
        <w:t>9</w:t>
      </w:r>
      <w:r w:rsidR="00F738F0">
        <w:rPr>
          <w:noProof/>
          <w:rtl/>
        </w:rPr>
        <w:fldChar w:fldCharType="end"/>
      </w:r>
    </w:p>
    <w:p w:rsidR="0009423A" w:rsidRDefault="0009423A" w:rsidP="0009423A">
      <w:pPr>
        <w:pStyle w:val="TableofFigures"/>
        <w:tabs>
          <w:tab w:val="right" w:leader="dot" w:pos="8296"/>
        </w:tabs>
        <w:rPr>
          <w:rFonts w:asciiTheme="minorHAnsi" w:eastAsiaTheme="minorEastAsia" w:hAnsiTheme="minorHAnsi" w:cstheme="minorBidi"/>
          <w:noProof/>
          <w:sz w:val="22"/>
          <w:szCs w:val="22"/>
          <w:rtl/>
        </w:rPr>
      </w:pPr>
      <w:r>
        <w:rPr>
          <w:noProof/>
        </w:rPr>
        <w:t>Figure 3 - SPI Master Pinout</w:t>
      </w:r>
      <w:r>
        <w:rPr>
          <w:noProof/>
          <w:rtl/>
        </w:rPr>
        <w:tab/>
      </w:r>
      <w:r w:rsidR="00F738F0">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Toc310871643 \h</w:instrText>
      </w:r>
      <w:r>
        <w:rPr>
          <w:noProof/>
          <w:rtl/>
        </w:rPr>
        <w:instrText xml:space="preserve"> </w:instrText>
      </w:r>
      <w:r w:rsidR="00F738F0">
        <w:rPr>
          <w:noProof/>
          <w:rtl/>
        </w:rPr>
      </w:r>
      <w:r w:rsidR="00F738F0">
        <w:rPr>
          <w:noProof/>
          <w:rtl/>
        </w:rPr>
        <w:fldChar w:fldCharType="separate"/>
      </w:r>
      <w:r>
        <w:rPr>
          <w:noProof/>
          <w:rtl/>
        </w:rPr>
        <w:t>11</w:t>
      </w:r>
      <w:r w:rsidR="00F738F0">
        <w:rPr>
          <w:noProof/>
          <w:rtl/>
        </w:rPr>
        <w:fldChar w:fldCharType="end"/>
      </w:r>
    </w:p>
    <w:p w:rsidR="0009423A" w:rsidRDefault="0009423A" w:rsidP="0009423A">
      <w:pPr>
        <w:pStyle w:val="TableofFigures"/>
        <w:tabs>
          <w:tab w:val="right" w:leader="dot" w:pos="8296"/>
        </w:tabs>
        <w:rPr>
          <w:rFonts w:asciiTheme="minorHAnsi" w:eastAsiaTheme="minorEastAsia" w:hAnsiTheme="minorHAnsi" w:cstheme="minorBidi"/>
          <w:noProof/>
          <w:sz w:val="22"/>
          <w:szCs w:val="22"/>
          <w:rtl/>
        </w:rPr>
      </w:pPr>
      <w:r>
        <w:rPr>
          <w:noProof/>
        </w:rPr>
        <w:t>Figure 4 - SPI Master Burst Waveform</w:t>
      </w:r>
      <w:r>
        <w:rPr>
          <w:noProof/>
          <w:rtl/>
        </w:rPr>
        <w:tab/>
      </w:r>
      <w:r w:rsidR="00F738F0">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Toc310871644 \h</w:instrText>
      </w:r>
      <w:r>
        <w:rPr>
          <w:noProof/>
          <w:rtl/>
        </w:rPr>
        <w:instrText xml:space="preserve"> </w:instrText>
      </w:r>
      <w:r w:rsidR="00F738F0">
        <w:rPr>
          <w:noProof/>
          <w:rtl/>
        </w:rPr>
      </w:r>
      <w:r w:rsidR="00F738F0">
        <w:rPr>
          <w:noProof/>
          <w:rtl/>
        </w:rPr>
        <w:fldChar w:fldCharType="separate"/>
      </w:r>
      <w:r>
        <w:rPr>
          <w:noProof/>
          <w:rtl/>
        </w:rPr>
        <w:t>13</w:t>
      </w:r>
      <w:r w:rsidR="00F738F0">
        <w:rPr>
          <w:noProof/>
          <w:rtl/>
        </w:rPr>
        <w:fldChar w:fldCharType="end"/>
      </w:r>
    </w:p>
    <w:p w:rsidR="0009423A" w:rsidRDefault="0009423A" w:rsidP="0009423A">
      <w:pPr>
        <w:pStyle w:val="TableofFigures"/>
        <w:tabs>
          <w:tab w:val="right" w:leader="dot" w:pos="8296"/>
        </w:tabs>
        <w:rPr>
          <w:rFonts w:asciiTheme="minorHAnsi" w:eastAsiaTheme="minorEastAsia" w:hAnsiTheme="minorHAnsi" w:cstheme="minorBidi"/>
          <w:noProof/>
          <w:sz w:val="22"/>
          <w:szCs w:val="22"/>
          <w:rtl/>
        </w:rPr>
      </w:pPr>
      <w:r>
        <w:rPr>
          <w:noProof/>
        </w:rPr>
        <w:t>Figure 5 - SPI Master Start and End of Burst Waveform</w:t>
      </w:r>
      <w:r>
        <w:rPr>
          <w:noProof/>
          <w:rtl/>
        </w:rPr>
        <w:tab/>
      </w:r>
      <w:r w:rsidR="00F738F0">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Toc310871645 \h</w:instrText>
      </w:r>
      <w:r>
        <w:rPr>
          <w:noProof/>
          <w:rtl/>
        </w:rPr>
        <w:instrText xml:space="preserve"> </w:instrText>
      </w:r>
      <w:r w:rsidR="00F738F0">
        <w:rPr>
          <w:noProof/>
          <w:rtl/>
        </w:rPr>
      </w:r>
      <w:r w:rsidR="00F738F0">
        <w:rPr>
          <w:noProof/>
          <w:rtl/>
        </w:rPr>
        <w:fldChar w:fldCharType="separate"/>
      </w:r>
      <w:r>
        <w:rPr>
          <w:noProof/>
          <w:rtl/>
        </w:rPr>
        <w:t>14</w:t>
      </w:r>
      <w:r w:rsidR="00F738F0">
        <w:rPr>
          <w:noProof/>
          <w:rtl/>
        </w:rPr>
        <w:fldChar w:fldCharType="end"/>
      </w:r>
    </w:p>
    <w:p w:rsidR="0009423A" w:rsidRDefault="0009423A" w:rsidP="0009423A">
      <w:pPr>
        <w:pStyle w:val="TableofFigures"/>
        <w:tabs>
          <w:tab w:val="right" w:leader="dot" w:pos="8296"/>
        </w:tabs>
        <w:rPr>
          <w:rFonts w:asciiTheme="minorHAnsi" w:eastAsiaTheme="minorEastAsia" w:hAnsiTheme="minorHAnsi" w:cstheme="minorBidi"/>
          <w:noProof/>
          <w:sz w:val="22"/>
          <w:szCs w:val="22"/>
          <w:rtl/>
        </w:rPr>
      </w:pPr>
      <w:r>
        <w:rPr>
          <w:noProof/>
        </w:rPr>
        <w:t>Figure 6 - SPI Slave Pinout</w:t>
      </w:r>
      <w:r>
        <w:rPr>
          <w:noProof/>
          <w:rtl/>
        </w:rPr>
        <w:tab/>
      </w:r>
      <w:r w:rsidR="00F738F0">
        <w:rPr>
          <w:noProof/>
          <w:rtl/>
        </w:rPr>
        <w:fldChar w:fldCharType="begin"/>
      </w:r>
      <w:r>
        <w:rPr>
          <w:noProof/>
          <w:rtl/>
        </w:rPr>
        <w:instrText xml:space="preserve"> </w:instrText>
      </w:r>
      <w:r>
        <w:rPr>
          <w:noProof/>
        </w:rPr>
        <w:instrText>PAGEREF</w:instrText>
      </w:r>
      <w:r>
        <w:rPr>
          <w:noProof/>
          <w:rtl/>
        </w:rPr>
        <w:instrText xml:space="preserve"> _</w:instrText>
      </w:r>
      <w:r>
        <w:rPr>
          <w:noProof/>
        </w:rPr>
        <w:instrText>Toc310871646 \h</w:instrText>
      </w:r>
      <w:r>
        <w:rPr>
          <w:noProof/>
          <w:rtl/>
        </w:rPr>
        <w:instrText xml:space="preserve"> </w:instrText>
      </w:r>
      <w:r w:rsidR="00F738F0">
        <w:rPr>
          <w:noProof/>
          <w:rtl/>
        </w:rPr>
      </w:r>
      <w:r w:rsidR="00F738F0">
        <w:rPr>
          <w:noProof/>
          <w:rtl/>
        </w:rPr>
        <w:fldChar w:fldCharType="separate"/>
      </w:r>
      <w:r>
        <w:rPr>
          <w:noProof/>
          <w:rtl/>
        </w:rPr>
        <w:t>16</w:t>
      </w:r>
      <w:r w:rsidR="00F738F0">
        <w:rPr>
          <w:noProof/>
          <w:rtl/>
        </w:rPr>
        <w:fldChar w:fldCharType="end"/>
      </w:r>
    </w:p>
    <w:p w:rsidR="00A432FE" w:rsidRDefault="00F738F0" w:rsidP="0009423A">
      <w:pPr>
        <w:spacing w:after="200" w:line="276" w:lineRule="auto"/>
      </w:pPr>
      <w:r>
        <w:fldChar w:fldCharType="end"/>
      </w:r>
      <w:r w:rsidR="00A432FE">
        <w:br w:type="page"/>
      </w:r>
    </w:p>
    <w:p w:rsidR="00A432FE" w:rsidRDefault="00A432FE" w:rsidP="00A432FE">
      <w:pPr>
        <w:pStyle w:val="Heading1"/>
      </w:pPr>
      <w:bookmarkStart w:id="2" w:name="_Toc310801867"/>
      <w:r>
        <w:lastRenderedPageBreak/>
        <w:t>Abstract</w:t>
      </w:r>
      <w:bookmarkEnd w:id="2"/>
    </w:p>
    <w:p w:rsidR="00E33FCC" w:rsidRDefault="000A7A83" w:rsidP="00A432FE">
      <w:r>
        <w:t xml:space="preserve">The communication links across components of a chip or a board may be either serial or parallel. </w:t>
      </w:r>
      <w:r w:rsidR="00E735A2">
        <w:t>Serial communication is performed</w:t>
      </w:r>
      <w:r>
        <w:t xml:space="preserve"> over fewer interconnecting cables, thus </w:t>
      </w:r>
      <w:r w:rsidR="00E735A2">
        <w:t>enables to save</w:t>
      </w:r>
      <w:r>
        <w:t xml:space="preserve"> </w:t>
      </w:r>
      <w:r w:rsidR="00E735A2">
        <w:t xml:space="preserve">a significant amount of space and reduce the number of connecting pins. </w:t>
      </w:r>
      <w:r w:rsidR="00D23EC7">
        <w:t>These reasons have</w:t>
      </w:r>
      <w:r w:rsidR="00E735A2">
        <w:t xml:space="preserve"> led the serial communication interfaces to play a major role </w:t>
      </w:r>
      <w:r w:rsidR="00E33FCC">
        <w:t>in the field of embedded systems.</w:t>
      </w:r>
    </w:p>
    <w:p w:rsidR="00E33FCC" w:rsidRDefault="00E33FCC" w:rsidP="00A432FE">
      <w:r>
        <w:t>This project implements the Serial Peripheral Interface, a "four-wire" serial data link standard, which operates in full duplex mode. The communication is performed in a master / slave mode, where the master device initiates the transactions.</w:t>
      </w:r>
    </w:p>
    <w:p w:rsidR="00547E4C" w:rsidRDefault="00E33FCC" w:rsidP="00A432FE">
      <w:r>
        <w:t xml:space="preserve">In order to avoid </w:t>
      </w:r>
      <w:r w:rsidR="00547E4C">
        <w:t>using of gated-clocks, and reducing the standard's dependency on synchronizers, it was implemented as Asynchronous data link.</w:t>
      </w:r>
    </w:p>
    <w:p w:rsidR="00A432FE" w:rsidRDefault="00547E4C" w:rsidP="00A432FE">
      <w:r>
        <w:t xml:space="preserve">In order to demonstrate the use of serial data links, there was also </w:t>
      </w:r>
      <w:r w:rsidR="00353F64">
        <w:t>designed</w:t>
      </w:r>
      <w:r w:rsidR="00D43DE5">
        <w:t xml:space="preserve"> a communication protocol. The protocol</w:t>
      </w:r>
      <w:r>
        <w:t xml:space="preserve"> receives </w:t>
      </w:r>
      <w:r w:rsidR="00D43DE5">
        <w:t>a data-exchan</w:t>
      </w:r>
      <w:r w:rsidR="00E636EA">
        <w:t>ge request</w:t>
      </w:r>
      <w:r w:rsidR="00353F64">
        <w:t xml:space="preserve"> from </w:t>
      </w:r>
      <w:r>
        <w:t>parallel Wish</w:t>
      </w:r>
      <w:r w:rsidR="00D43DE5">
        <w:t>bone bus, and performs</w:t>
      </w:r>
      <w:r w:rsidR="00353F64">
        <w:t xml:space="preserve"> it over the Serial Peripheral Interface.</w:t>
      </w:r>
      <w:r>
        <w:t xml:space="preserve">  </w:t>
      </w:r>
      <w:r w:rsidR="00E735A2">
        <w:t xml:space="preserve">  </w:t>
      </w:r>
      <w:r w:rsidR="000A7A83">
        <w:t xml:space="preserve"> </w:t>
      </w:r>
    </w:p>
    <w:p w:rsidR="00E636EA" w:rsidRDefault="00E636EA" w:rsidP="00D43DE5">
      <w:pPr>
        <w:bidi/>
        <w:rPr>
          <w:rtl/>
        </w:rPr>
      </w:pPr>
    </w:p>
    <w:p w:rsidR="00E636EA" w:rsidRDefault="00E636EA" w:rsidP="00E636EA">
      <w:pPr>
        <w:bidi/>
        <w:rPr>
          <w:rtl/>
        </w:rPr>
      </w:pPr>
    </w:p>
    <w:p w:rsidR="00D43DE5" w:rsidRPr="00301B4A" w:rsidDel="007732B0" w:rsidRDefault="00D43DE5" w:rsidP="00E636EA">
      <w:pPr>
        <w:bidi/>
        <w:rPr>
          <w:del w:id="3" w:author="Beeri" w:date="2011-12-08T08:39:00Z"/>
          <w:rFonts w:ascii="Tahoma" w:hAnsi="Tahoma" w:cs="Tahoma"/>
          <w:b/>
          <w:bCs/>
          <w:color w:val="1F497D" w:themeColor="text2"/>
          <w:sz w:val="28"/>
          <w:szCs w:val="28"/>
          <w:highlight w:val="yellow"/>
          <w:rtl/>
        </w:rPr>
      </w:pPr>
      <w:del w:id="4" w:author="Beeri" w:date="2011-12-08T08:39:00Z">
        <w:r w:rsidRPr="00301B4A" w:rsidDel="007732B0">
          <w:rPr>
            <w:rFonts w:ascii="Tahoma" w:hAnsi="Tahoma" w:cs="Tahoma"/>
            <w:b/>
            <w:bCs/>
            <w:color w:val="1F497D" w:themeColor="text2"/>
            <w:sz w:val="28"/>
            <w:szCs w:val="28"/>
            <w:highlight w:val="yellow"/>
            <w:rtl/>
          </w:rPr>
          <w:delText>תקציר</w:delText>
        </w:r>
      </w:del>
    </w:p>
    <w:p w:rsidR="00D43DE5" w:rsidRPr="00301B4A" w:rsidDel="007732B0" w:rsidRDefault="00D43DE5" w:rsidP="00D43DE5">
      <w:pPr>
        <w:bidi/>
        <w:rPr>
          <w:del w:id="5" w:author="Beeri" w:date="2011-12-08T08:39:00Z"/>
          <w:rFonts w:ascii="Tahoma" w:hAnsi="Tahoma" w:cs="Tahoma"/>
          <w:highlight w:val="yellow"/>
          <w:rtl/>
        </w:rPr>
      </w:pPr>
      <w:del w:id="6" w:author="Beeri" w:date="2011-12-08T08:39:00Z">
        <w:r w:rsidRPr="00301B4A" w:rsidDel="007732B0">
          <w:rPr>
            <w:rFonts w:ascii="Tahoma" w:hAnsi="Tahoma" w:cs="Tahoma" w:hint="cs"/>
            <w:highlight w:val="yellow"/>
            <w:rtl/>
          </w:rPr>
          <w:delText>תקשורת בין רכיבי שבב א</w:delText>
        </w:r>
        <w:r w:rsidR="00E636EA" w:rsidRPr="00301B4A" w:rsidDel="007732B0">
          <w:rPr>
            <w:rFonts w:ascii="Tahoma" w:hAnsi="Tahoma" w:cs="Tahoma" w:hint="cs"/>
            <w:highlight w:val="yellow"/>
            <w:rtl/>
          </w:rPr>
          <w:delText>ו מערכת יכולה להתבצע באופן סריאלי</w:delText>
        </w:r>
        <w:r w:rsidRPr="00301B4A" w:rsidDel="007732B0">
          <w:rPr>
            <w:rFonts w:ascii="Tahoma" w:hAnsi="Tahoma" w:cs="Tahoma" w:hint="cs"/>
            <w:highlight w:val="yellow"/>
            <w:rtl/>
          </w:rPr>
          <w:delText xml:space="preserve"> או מקבילי. תקשורת </w:delText>
        </w:r>
        <w:r w:rsidR="00E636EA" w:rsidRPr="00301B4A" w:rsidDel="007732B0">
          <w:rPr>
            <w:rFonts w:ascii="Tahoma" w:hAnsi="Tahoma" w:cs="Tahoma" w:hint="cs"/>
            <w:highlight w:val="yellow"/>
            <w:rtl/>
          </w:rPr>
          <w:delText>סריאלית</w:delText>
        </w:r>
        <w:r w:rsidRPr="00301B4A" w:rsidDel="007732B0">
          <w:rPr>
            <w:rFonts w:ascii="Tahoma" w:hAnsi="Tahoma" w:cs="Tahoma" w:hint="cs"/>
            <w:highlight w:val="yellow"/>
            <w:rtl/>
          </w:rPr>
          <w:delText xml:space="preserve"> עושה שימוש בפחות </w:delText>
        </w:r>
        <w:r w:rsidR="00D23EC7" w:rsidRPr="00301B4A" w:rsidDel="007732B0">
          <w:rPr>
            <w:rFonts w:ascii="Tahoma" w:hAnsi="Tahoma" w:cs="Tahoma" w:hint="cs"/>
            <w:highlight w:val="yellow"/>
            <w:rtl/>
          </w:rPr>
          <w:delText>חוטים המיועדים לחיבור בין היחידות השונות, ובכך מאפשרת חסכון משמעותי בשטח וב</w:delText>
        </w:r>
        <w:r w:rsidR="00882737" w:rsidRPr="00301B4A" w:rsidDel="007732B0">
          <w:rPr>
            <w:rFonts w:ascii="Tahoma" w:hAnsi="Tahoma" w:cs="Tahoma" w:hint="cs"/>
            <w:highlight w:val="yellow"/>
            <w:rtl/>
          </w:rPr>
          <w:delText xml:space="preserve">כמות </w:delText>
        </w:r>
        <w:r w:rsidR="00D23EC7" w:rsidRPr="00301B4A" w:rsidDel="007732B0">
          <w:rPr>
            <w:rFonts w:ascii="Tahoma" w:hAnsi="Tahoma" w:cs="Tahoma" w:hint="cs"/>
            <w:highlight w:val="yellow"/>
            <w:rtl/>
          </w:rPr>
          <w:delText xml:space="preserve">חיבורי </w:delText>
        </w:r>
        <w:r w:rsidR="00882737" w:rsidRPr="00301B4A" w:rsidDel="007732B0">
          <w:rPr>
            <w:rFonts w:ascii="Tahoma" w:hAnsi="Tahoma" w:cs="Tahoma" w:hint="cs"/>
            <w:highlight w:val="yellow"/>
            <w:rtl/>
          </w:rPr>
          <w:delText>ה</w:delText>
        </w:r>
        <w:r w:rsidR="00D23EC7" w:rsidRPr="00301B4A" w:rsidDel="007732B0">
          <w:rPr>
            <w:rFonts w:ascii="Tahoma" w:hAnsi="Tahoma" w:cs="Tahoma" w:hint="cs"/>
            <w:highlight w:val="yellow"/>
            <w:rtl/>
          </w:rPr>
          <w:delText>פינים. סיבות אלו הובילו לכך שנעשה שימוש נרחב ב</w:delText>
        </w:r>
        <w:r w:rsidR="00E636EA" w:rsidRPr="00301B4A" w:rsidDel="007732B0">
          <w:rPr>
            <w:rFonts w:ascii="Tahoma" w:hAnsi="Tahoma" w:cs="Tahoma" w:hint="cs"/>
            <w:highlight w:val="yellow"/>
            <w:rtl/>
          </w:rPr>
          <w:delText>תקשורת סריאלי</w:delText>
        </w:r>
        <w:r w:rsidR="00D23EC7" w:rsidRPr="00301B4A" w:rsidDel="007732B0">
          <w:rPr>
            <w:rFonts w:ascii="Tahoma" w:hAnsi="Tahoma" w:cs="Tahoma" w:hint="cs"/>
            <w:highlight w:val="yellow"/>
            <w:rtl/>
          </w:rPr>
          <w:delText>ת בתחום של מערכות משובצות מחשב.</w:delText>
        </w:r>
      </w:del>
    </w:p>
    <w:p w:rsidR="00D23EC7" w:rsidRPr="00301B4A" w:rsidDel="007732B0" w:rsidRDefault="00D23EC7" w:rsidP="00D23EC7">
      <w:pPr>
        <w:bidi/>
        <w:rPr>
          <w:del w:id="7" w:author="Beeri" w:date="2011-12-08T08:39:00Z"/>
          <w:rFonts w:ascii="Tahoma" w:hAnsi="Tahoma" w:cs="Tahoma"/>
          <w:highlight w:val="yellow"/>
          <w:rtl/>
        </w:rPr>
      </w:pPr>
      <w:del w:id="8" w:author="Beeri" w:date="2011-12-08T08:39:00Z">
        <w:r w:rsidRPr="00301B4A" w:rsidDel="007732B0">
          <w:rPr>
            <w:rFonts w:ascii="Tahoma" w:hAnsi="Tahoma" w:cs="Tahoma" w:hint="cs"/>
            <w:highlight w:val="yellow"/>
            <w:rtl/>
          </w:rPr>
          <w:delText>הפרויקט עוס</w:delText>
        </w:r>
        <w:r w:rsidR="00882737" w:rsidRPr="00301B4A" w:rsidDel="007732B0">
          <w:rPr>
            <w:rFonts w:ascii="Tahoma" w:hAnsi="Tahoma" w:cs="Tahoma" w:hint="cs"/>
            <w:highlight w:val="yellow"/>
            <w:rtl/>
          </w:rPr>
          <w:delText>ק במימוש של ממשק</w:delText>
        </w:r>
        <w:r w:rsidR="00E636EA" w:rsidRPr="00301B4A" w:rsidDel="007732B0">
          <w:rPr>
            <w:rFonts w:ascii="Tahoma" w:hAnsi="Tahoma" w:cs="Tahoma" w:hint="cs"/>
            <w:highlight w:val="yellow"/>
            <w:rtl/>
          </w:rPr>
          <w:delText xml:space="preserve"> תקשורת סריאל</w:delText>
        </w:r>
        <w:r w:rsidRPr="00301B4A" w:rsidDel="007732B0">
          <w:rPr>
            <w:rFonts w:ascii="Tahoma" w:hAnsi="Tahoma" w:cs="Tahoma" w:hint="cs"/>
            <w:highlight w:val="yellow"/>
            <w:rtl/>
          </w:rPr>
          <w:delText xml:space="preserve">י המבוסס על "ארבעה חוטים", ומאפשר העברת מידע דו-כיוונית. </w:delText>
        </w:r>
        <w:r w:rsidR="00E636EA" w:rsidRPr="00301B4A" w:rsidDel="007732B0">
          <w:rPr>
            <w:rFonts w:ascii="Tahoma" w:hAnsi="Tahoma" w:cs="Tahoma" w:hint="cs"/>
            <w:highlight w:val="yellow"/>
            <w:rtl/>
          </w:rPr>
          <w:delText>התקשורת מנוהלת כך שאחד הצדדים מוגדר כשולט, והוא זה אשר יוזם את העברת המידע.</w:delText>
        </w:r>
      </w:del>
    </w:p>
    <w:p w:rsidR="00E636EA" w:rsidRPr="00301B4A" w:rsidDel="007732B0" w:rsidRDefault="00E636EA" w:rsidP="00E636EA">
      <w:pPr>
        <w:bidi/>
        <w:rPr>
          <w:del w:id="9" w:author="Beeri" w:date="2011-12-08T08:39:00Z"/>
          <w:rFonts w:ascii="Tahoma" w:hAnsi="Tahoma" w:cs="Tahoma"/>
          <w:highlight w:val="yellow"/>
          <w:rtl/>
        </w:rPr>
      </w:pPr>
      <w:del w:id="10" w:author="Beeri" w:date="2011-12-08T08:39:00Z">
        <w:r w:rsidRPr="00301B4A" w:rsidDel="007732B0">
          <w:rPr>
            <w:rFonts w:ascii="Tahoma" w:hAnsi="Tahoma" w:cs="Tahoma" w:hint="cs"/>
            <w:highlight w:val="yellow"/>
            <w:rtl/>
          </w:rPr>
          <w:delText>על מנת להימנ</w:delText>
        </w:r>
        <w:r w:rsidRPr="00301B4A" w:rsidDel="007732B0">
          <w:rPr>
            <w:rFonts w:ascii="Tahoma" w:hAnsi="Tahoma" w:cs="Tahoma" w:hint="eastAsia"/>
            <w:highlight w:val="yellow"/>
            <w:rtl/>
          </w:rPr>
          <w:delText>ע</w:delText>
        </w:r>
        <w:r w:rsidRPr="00301B4A" w:rsidDel="007732B0">
          <w:rPr>
            <w:rFonts w:ascii="Tahoma" w:hAnsi="Tahoma" w:cs="Tahoma" w:hint="cs"/>
            <w:highlight w:val="yellow"/>
            <w:rtl/>
          </w:rPr>
          <w:delText xml:space="preserve"> משימוש באותות שעון אשר אינם יציבים חשמלית, וכן כדי להפחית את תלות הפרוטוקול ברכיבי סנכרון, </w:delText>
        </w:r>
        <w:r w:rsidR="00882737" w:rsidRPr="00301B4A" w:rsidDel="007732B0">
          <w:rPr>
            <w:rFonts w:ascii="Tahoma" w:hAnsi="Tahoma" w:cs="Tahoma" w:hint="cs"/>
            <w:highlight w:val="yellow"/>
            <w:rtl/>
          </w:rPr>
          <w:delText>בוצע המימוש של ממשק התקשורת כך שיפעל</w:delText>
        </w:r>
        <w:r w:rsidRPr="00301B4A" w:rsidDel="007732B0">
          <w:rPr>
            <w:rFonts w:ascii="Tahoma" w:hAnsi="Tahoma" w:cs="Tahoma" w:hint="cs"/>
            <w:highlight w:val="yellow"/>
            <w:rtl/>
          </w:rPr>
          <w:delText xml:space="preserve"> באופן א-סינכרוני.</w:delText>
        </w:r>
      </w:del>
    </w:p>
    <w:p w:rsidR="00E636EA" w:rsidRPr="00D43DE5" w:rsidDel="007732B0" w:rsidRDefault="00E636EA" w:rsidP="00E636EA">
      <w:pPr>
        <w:bidi/>
        <w:rPr>
          <w:del w:id="11" w:author="Beeri" w:date="2011-12-08T08:39:00Z"/>
          <w:rFonts w:ascii="Tahoma" w:hAnsi="Tahoma" w:cs="Tahoma"/>
          <w:rtl/>
        </w:rPr>
      </w:pPr>
      <w:del w:id="12" w:author="Beeri" w:date="2011-12-08T08:39:00Z">
        <w:r w:rsidRPr="00301B4A" w:rsidDel="007732B0">
          <w:rPr>
            <w:rFonts w:ascii="Tahoma" w:hAnsi="Tahoma" w:cs="Tahoma" w:hint="cs"/>
            <w:highlight w:val="yellow"/>
            <w:rtl/>
          </w:rPr>
          <w:delText>לצורך המחשת השימוש בתקשורת סריאלית, בוצע בנוסף תכנון של פרוטוקול תקשורת. פרוטוקול זה מקבל בקשות להחלפת מידע מאפיק תקשור</w:delText>
        </w:r>
        <w:r w:rsidR="00882737" w:rsidRPr="00301B4A" w:rsidDel="007732B0">
          <w:rPr>
            <w:rFonts w:ascii="Tahoma" w:hAnsi="Tahoma" w:cs="Tahoma" w:hint="cs"/>
            <w:highlight w:val="yellow"/>
            <w:rtl/>
          </w:rPr>
          <w:delText>ת מקבילי, ומבצע אותן על-פני אפיק</w:delText>
        </w:r>
        <w:r w:rsidRPr="00301B4A" w:rsidDel="007732B0">
          <w:rPr>
            <w:rFonts w:ascii="Tahoma" w:hAnsi="Tahoma" w:cs="Tahoma" w:hint="cs"/>
            <w:highlight w:val="yellow"/>
            <w:rtl/>
          </w:rPr>
          <w:delText xml:space="preserve"> התקשורת הסריאלית אשר מומש.</w:delText>
        </w:r>
      </w:del>
    </w:p>
    <w:p w:rsidR="009B7766" w:rsidRDefault="00A432FE">
      <w:pPr>
        <w:spacing w:after="200" w:line="276" w:lineRule="auto"/>
      </w:pPr>
      <w:r>
        <w:br w:type="page"/>
      </w:r>
    </w:p>
    <w:p w:rsidR="00261640" w:rsidRDefault="009B7766" w:rsidP="009B7766">
      <w:pPr>
        <w:pStyle w:val="Heading1"/>
      </w:pPr>
      <w:bookmarkStart w:id="13" w:name="_Toc310801868"/>
      <w:r>
        <w:lastRenderedPageBreak/>
        <w:t>List of Abbreviations</w:t>
      </w:r>
      <w:bookmarkEnd w:id="13"/>
    </w:p>
    <w:p w:rsidR="00261640" w:rsidRDefault="00261640" w:rsidP="00261640"/>
    <w:p w:rsidR="00261640" w:rsidRDefault="00261640" w:rsidP="00261640">
      <w:r>
        <w:t>SPI</w:t>
      </w:r>
      <w:r>
        <w:tab/>
      </w:r>
      <w:r>
        <w:tab/>
        <w:t>Serial Peripheral Interface</w:t>
      </w:r>
    </w:p>
    <w:p w:rsidR="00261640" w:rsidRDefault="00261640" w:rsidP="00261640">
      <w:r>
        <w:t>RAM</w:t>
      </w:r>
      <w:r>
        <w:tab/>
      </w:r>
      <w:r>
        <w:tab/>
        <w:t>Random Access Memory</w:t>
      </w:r>
    </w:p>
    <w:p w:rsidR="00B65DE8" w:rsidRDefault="00B65DE8" w:rsidP="00261640">
      <w:r>
        <w:t>UVM</w:t>
      </w:r>
      <w:r>
        <w:tab/>
      </w:r>
      <w:r>
        <w:tab/>
        <w:t>Universal Verification Methodology</w:t>
      </w:r>
    </w:p>
    <w:p w:rsidR="00A17AB3" w:rsidRDefault="00A17AB3" w:rsidP="00261640">
      <w:r>
        <w:t>IP</w:t>
      </w:r>
      <w:r>
        <w:tab/>
      </w:r>
      <w:r>
        <w:tab/>
        <w:t>Intellectual Property</w:t>
      </w:r>
    </w:p>
    <w:p w:rsidR="00E2171F" w:rsidRDefault="00E2171F" w:rsidP="00261640">
      <w:r>
        <w:t>SOC</w:t>
      </w:r>
      <w:r>
        <w:tab/>
      </w:r>
      <w:r>
        <w:tab/>
        <w:t xml:space="preserve">System </w:t>
      </w:r>
      <w:proofErr w:type="gramStart"/>
      <w:r>
        <w:t>On</w:t>
      </w:r>
      <w:proofErr w:type="gramEnd"/>
      <w:r>
        <w:t xml:space="preserve"> Chip</w:t>
      </w:r>
    </w:p>
    <w:p w:rsidR="005C5150" w:rsidRDefault="005C5150" w:rsidP="00261640">
      <w:r>
        <w:t>LSB</w:t>
      </w:r>
      <w:r>
        <w:tab/>
      </w:r>
      <w:r>
        <w:tab/>
        <w:t>Least Significant Bit</w:t>
      </w:r>
    </w:p>
    <w:p w:rsidR="005C5150" w:rsidRDefault="005C5150" w:rsidP="00261640">
      <w:r>
        <w:t>MSB</w:t>
      </w:r>
      <w:r>
        <w:tab/>
      </w:r>
      <w:r>
        <w:tab/>
        <w:t>Most Significant Bit</w:t>
      </w:r>
    </w:p>
    <w:p w:rsidR="0091628E" w:rsidRDefault="0091628E" w:rsidP="00261640">
      <w:r>
        <w:t>FIFO</w:t>
      </w:r>
      <w:r>
        <w:tab/>
      </w:r>
      <w:r>
        <w:tab/>
        <w:t>First In First Out</w:t>
      </w:r>
    </w:p>
    <w:p w:rsidR="0091628E" w:rsidRDefault="0091628E" w:rsidP="00261640">
      <w:r>
        <w:t>MOSI</w:t>
      </w:r>
      <w:r>
        <w:tab/>
      </w:r>
      <w:r>
        <w:tab/>
        <w:t>Master Output Slave Input</w:t>
      </w:r>
    </w:p>
    <w:p w:rsidR="0091628E" w:rsidRDefault="0091628E" w:rsidP="00261640">
      <w:pPr>
        <w:rPr>
          <w:ins w:id="14" w:author="Beeri" w:date="2011-12-08T08:40:00Z"/>
        </w:rPr>
      </w:pPr>
      <w:r>
        <w:t>MISO</w:t>
      </w:r>
      <w:r>
        <w:tab/>
      </w:r>
      <w:r>
        <w:tab/>
        <w:t>Master Input Slave Output</w:t>
      </w:r>
    </w:p>
    <w:p w:rsidR="007732B0" w:rsidRDefault="007732B0" w:rsidP="00261640">
      <w:ins w:id="15" w:author="Beeri" w:date="2011-12-08T08:40:00Z">
        <w:r>
          <w:t>TB</w:t>
        </w:r>
        <w:r>
          <w:tab/>
        </w:r>
        <w:r>
          <w:tab/>
          <w:t>Test Bench</w:t>
        </w:r>
      </w:ins>
    </w:p>
    <w:p w:rsidR="0091628E" w:rsidRPr="00261640" w:rsidRDefault="0091628E" w:rsidP="00261640"/>
    <w:p w:rsidR="00261640" w:rsidRDefault="00261640" w:rsidP="009B7766">
      <w:pPr>
        <w:pStyle w:val="Heading1"/>
      </w:pPr>
    </w:p>
    <w:p w:rsidR="009B7766" w:rsidRDefault="009B7766" w:rsidP="009B7766">
      <w:pPr>
        <w:pStyle w:val="Heading1"/>
      </w:pPr>
      <w:r>
        <w:br w:type="page"/>
      </w:r>
    </w:p>
    <w:p w:rsidR="00A432FE" w:rsidRDefault="00A913B0" w:rsidP="00A913B0">
      <w:pPr>
        <w:pStyle w:val="Heading1"/>
      </w:pPr>
      <w:bookmarkStart w:id="16" w:name="_Toc310801869"/>
      <w:r>
        <w:lastRenderedPageBreak/>
        <w:t xml:space="preserve">1. </w:t>
      </w:r>
      <w:r w:rsidR="00A432FE">
        <w:t>Introduction</w:t>
      </w:r>
      <w:bookmarkEnd w:id="16"/>
    </w:p>
    <w:p w:rsidR="00F5529A" w:rsidRDefault="00821223" w:rsidP="00125AB8">
      <w:r>
        <w:t>The field of electronic systems is facing a constant demand for better perform</w:t>
      </w:r>
      <w:r w:rsidR="00DB4BD9">
        <w:t>ance achieved by systems becoming</w:t>
      </w:r>
      <w:r>
        <w:t xml:space="preserve"> smaller in size.</w:t>
      </w:r>
      <w:r w:rsidR="00DB4BD9">
        <w:t xml:space="preserve"> This results in the increase of both complexity and density of electronic hardware</w:t>
      </w:r>
      <w:r w:rsidR="00F5529A">
        <w:t xml:space="preserve">, including semiconductor chips and circuit boards. Those trends </w:t>
      </w:r>
      <w:r w:rsidR="00BF6021">
        <w:t xml:space="preserve">are emphasizing the importance of saving both space and power. </w:t>
      </w:r>
    </w:p>
    <w:p w:rsidR="004019EA" w:rsidRDefault="00BF6021" w:rsidP="00125AB8">
      <w:r>
        <w:t xml:space="preserve">One common way of saving both space and power, within a chip or a board, is to use serial communication. </w:t>
      </w:r>
      <w:r w:rsidR="004019EA">
        <w:t>In contrast to parallel communication, which demands a large amount of wires and connecting pins, serial communication can be performed by using only minimal amount of interconnections.</w:t>
      </w:r>
    </w:p>
    <w:p w:rsidR="00DF082B" w:rsidRDefault="00DF082B" w:rsidP="00497AED">
      <w:pPr>
        <w:pStyle w:val="Heading2"/>
      </w:pPr>
      <w:bookmarkStart w:id="17" w:name="_Toc310801870"/>
      <w:r>
        <w:t>1.</w:t>
      </w:r>
      <w:r w:rsidR="00497AED">
        <w:t>1</w:t>
      </w:r>
      <w:r>
        <w:t xml:space="preserve"> Project Description</w:t>
      </w:r>
      <w:bookmarkEnd w:id="17"/>
    </w:p>
    <w:p w:rsidR="00B65DE8" w:rsidRDefault="00B65DE8" w:rsidP="00125AB8">
      <w:r>
        <w:t xml:space="preserve">Within this project, a serial data link standard named Serial Peripheral Interface was implemented using VHDL, and later verified using </w:t>
      </w:r>
      <w:proofErr w:type="spellStart"/>
      <w:r>
        <w:t>SystemVerilog</w:t>
      </w:r>
      <w:proofErr w:type="spellEnd"/>
      <w:r>
        <w:t xml:space="preserve"> and UVM. The straightforward </w:t>
      </w:r>
      <w:r w:rsidR="00B863C8">
        <w:t>implementation requires the use of gated-clocks,</w:t>
      </w:r>
      <w:r>
        <w:t xml:space="preserve"> </w:t>
      </w:r>
      <w:r w:rsidR="00B863C8">
        <w:t>which wanted to be avoided, and therefore a different design approach was taken. With this approach, the SPI was implemented as A-synchronous serial data link.</w:t>
      </w:r>
    </w:p>
    <w:p w:rsidR="00B863C8" w:rsidRDefault="00B863C8" w:rsidP="00125AB8">
      <w:r>
        <w:t>In addition, as an example of possible use, a communication protocol was created and designed using VHDL. This protocol demonstrates the ability to transform incoming parallel communication from a Wishbone bus, into serial communication</w:t>
      </w:r>
      <w:r w:rsidR="00DF082B">
        <w:t xml:space="preserve"> that is being transferred using the SPI protocol.</w:t>
      </w:r>
      <w:r>
        <w:t xml:space="preserve"> </w:t>
      </w:r>
    </w:p>
    <w:p w:rsidR="00A913B0" w:rsidRDefault="00DF082B" w:rsidP="00497AED">
      <w:pPr>
        <w:pStyle w:val="Heading2"/>
      </w:pPr>
      <w:bookmarkStart w:id="18" w:name="_Toc310801871"/>
      <w:r>
        <w:t>1.</w:t>
      </w:r>
      <w:r w:rsidR="00497AED">
        <w:t>2</w:t>
      </w:r>
      <w:r w:rsidR="00A913B0">
        <w:t xml:space="preserve"> </w:t>
      </w:r>
      <w:r w:rsidR="00993557">
        <w:t>SPI P</w:t>
      </w:r>
      <w:r>
        <w:t>rotocol</w:t>
      </w:r>
      <w:bookmarkEnd w:id="18"/>
    </w:p>
    <w:p w:rsidR="00A913B0" w:rsidRDefault="00DF082B" w:rsidP="00A913B0">
      <w:r>
        <w:t xml:space="preserve">The Serial Peripheral Interface bus is a serial data link standard named by "Motorola" that operates in full duplex mode. </w:t>
      </w:r>
      <w:r w:rsidRPr="007347B6">
        <w:t>Devices communicate in </w:t>
      </w:r>
      <w:hyperlink r:id="rId11" w:tooltip="Master-slave (technology)" w:history="1">
        <w:r w:rsidRPr="007347B6">
          <w:t>master</w:t>
        </w:r>
        <w:r>
          <w:t xml:space="preserve"> </w:t>
        </w:r>
        <w:r w:rsidRPr="007347B6">
          <w:t>/</w:t>
        </w:r>
        <w:r>
          <w:t xml:space="preserve"> </w:t>
        </w:r>
        <w:r w:rsidRPr="007347B6">
          <w:t>slave</w:t>
        </w:r>
      </w:hyperlink>
      <w:r w:rsidRPr="007347B6">
        <w:t> mode where the master device initiates the</w:t>
      </w:r>
      <w:r>
        <w:t xml:space="preserve"> </w:t>
      </w:r>
      <w:hyperlink r:id="rId12" w:tooltip="Data frame" w:history="1">
        <w:r w:rsidRPr="007347B6">
          <w:t>data frame</w:t>
        </w:r>
      </w:hyperlink>
      <w:r w:rsidRPr="007347B6">
        <w:t>. Multiple slave devices are allowed with individual </w:t>
      </w:r>
      <w:hyperlink r:id="rId13" w:tooltip="Slave select" w:history="1">
        <w:r w:rsidRPr="007347B6">
          <w:t>slave select</w:t>
        </w:r>
      </w:hyperlink>
      <w:r w:rsidRPr="007347B6">
        <w:t> (</w:t>
      </w:r>
      <w:hyperlink r:id="rId14" w:tooltip="Chip select" w:history="1">
        <w:r w:rsidRPr="007347B6">
          <w:t>chip select</w:t>
        </w:r>
      </w:hyperlink>
      <w:r w:rsidRPr="007347B6">
        <w:t>) lines.</w:t>
      </w:r>
    </w:p>
    <w:p w:rsidR="006F2B3E" w:rsidRDefault="00497AED" w:rsidP="006F2B3E">
      <w:pPr>
        <w:pStyle w:val="Heading3"/>
      </w:pPr>
      <w:bookmarkStart w:id="19" w:name="_Toc310801872"/>
      <w:r>
        <w:t>1.2.1</w:t>
      </w:r>
      <w:r w:rsidR="006F2B3E">
        <w:t xml:space="preserve"> Interface</w:t>
      </w:r>
      <w:bookmarkEnd w:id="19"/>
    </w:p>
    <w:p w:rsidR="006F2B3E" w:rsidRPr="007347B6" w:rsidRDefault="006F2B3E" w:rsidP="006F2B3E">
      <w:pPr>
        <w:autoSpaceDE w:val="0"/>
        <w:autoSpaceDN w:val="0"/>
        <w:adjustRightInd w:val="0"/>
      </w:pPr>
      <w:r w:rsidRPr="007347B6">
        <w:t>The SPI bus specifies four logic signals:</w:t>
      </w:r>
    </w:p>
    <w:p w:rsidR="006F2B3E" w:rsidRPr="007347B6" w:rsidRDefault="006F2B3E" w:rsidP="006F2B3E">
      <w:pPr>
        <w:pStyle w:val="ListParagraph"/>
        <w:numPr>
          <w:ilvl w:val="0"/>
          <w:numId w:val="6"/>
        </w:numPr>
        <w:autoSpaceDE w:val="0"/>
        <w:autoSpaceDN w:val="0"/>
        <w:adjustRightInd w:val="0"/>
        <w:ind w:left="284" w:hanging="284"/>
      </w:pPr>
      <w:r w:rsidRPr="00A03B98">
        <w:rPr>
          <w:b/>
          <w:bCs/>
        </w:rPr>
        <w:t>SPI_CLK</w:t>
      </w:r>
      <w:r w:rsidRPr="007347B6">
        <w:t>: Se</w:t>
      </w:r>
      <w:r>
        <w:t>rial Clock (output from master).</w:t>
      </w:r>
    </w:p>
    <w:p w:rsidR="006F2B3E" w:rsidRPr="007347B6" w:rsidRDefault="006F2B3E" w:rsidP="006F2B3E">
      <w:pPr>
        <w:pStyle w:val="ListParagraph"/>
        <w:numPr>
          <w:ilvl w:val="0"/>
          <w:numId w:val="6"/>
        </w:numPr>
        <w:autoSpaceDE w:val="0"/>
        <w:autoSpaceDN w:val="0"/>
        <w:adjustRightInd w:val="0"/>
        <w:ind w:left="284" w:hanging="284"/>
      </w:pPr>
      <w:r w:rsidRPr="00A03B98">
        <w:rPr>
          <w:b/>
          <w:bCs/>
        </w:rPr>
        <w:t>S</w:t>
      </w:r>
      <w:r>
        <w:rPr>
          <w:b/>
          <w:bCs/>
        </w:rPr>
        <w:t>PI_MOSI,</w:t>
      </w:r>
      <w:r w:rsidRPr="00A03B98">
        <w:rPr>
          <w:b/>
          <w:bCs/>
        </w:rPr>
        <w:t xml:space="preserve"> SPI_SIMO</w:t>
      </w:r>
      <w:r w:rsidRPr="007347B6">
        <w:t>: Master Output, S</w:t>
      </w:r>
      <w:r>
        <w:t>lave Input (output from master).</w:t>
      </w:r>
    </w:p>
    <w:p w:rsidR="006F2B3E" w:rsidRPr="007347B6" w:rsidRDefault="006F2B3E" w:rsidP="006F2B3E">
      <w:pPr>
        <w:pStyle w:val="ListParagraph"/>
        <w:numPr>
          <w:ilvl w:val="0"/>
          <w:numId w:val="6"/>
        </w:numPr>
        <w:autoSpaceDE w:val="0"/>
        <w:autoSpaceDN w:val="0"/>
        <w:adjustRightInd w:val="0"/>
        <w:ind w:left="284" w:hanging="284"/>
      </w:pPr>
      <w:r>
        <w:rPr>
          <w:b/>
          <w:bCs/>
        </w:rPr>
        <w:t>SPI_MISO,</w:t>
      </w:r>
      <w:r w:rsidRPr="00A03B98">
        <w:rPr>
          <w:b/>
          <w:bCs/>
        </w:rPr>
        <w:t xml:space="preserve"> SPI_SOMI</w:t>
      </w:r>
      <w:r w:rsidRPr="007347B6">
        <w:t>: Master Input, S</w:t>
      </w:r>
      <w:r>
        <w:t>lave Output (output from slave).</w:t>
      </w:r>
    </w:p>
    <w:p w:rsidR="006F2B3E" w:rsidRDefault="006F2B3E" w:rsidP="006F2B3E">
      <w:pPr>
        <w:pStyle w:val="ListParagraph"/>
        <w:numPr>
          <w:ilvl w:val="0"/>
          <w:numId w:val="6"/>
        </w:numPr>
        <w:autoSpaceDE w:val="0"/>
        <w:autoSpaceDN w:val="0"/>
        <w:adjustRightInd w:val="0"/>
        <w:ind w:left="284" w:hanging="284"/>
      </w:pPr>
      <w:r w:rsidRPr="00A03B98">
        <w:rPr>
          <w:b/>
          <w:bCs/>
        </w:rPr>
        <w:t>SPI_SS</w:t>
      </w:r>
      <w:r w:rsidRPr="007347B6">
        <w:t>: </w:t>
      </w:r>
      <w:hyperlink r:id="rId15" w:tooltip="Slave Select" w:history="1">
        <w:r w:rsidRPr="007347B6">
          <w:t>Slave Select</w:t>
        </w:r>
      </w:hyperlink>
      <w:r w:rsidRPr="007347B6">
        <w:t> (</w:t>
      </w:r>
      <w:hyperlink r:id="rId16" w:tooltip="Logic level" w:history="1">
        <w:r w:rsidRPr="007347B6">
          <w:t>active low</w:t>
        </w:r>
      </w:hyperlink>
      <w:r w:rsidRPr="007347B6">
        <w:t>, output from master).</w:t>
      </w:r>
    </w:p>
    <w:p w:rsidR="005C5150" w:rsidRDefault="005C5150" w:rsidP="005C5150">
      <w:pPr>
        <w:pStyle w:val="ListParagraph"/>
        <w:keepNext/>
        <w:autoSpaceDE w:val="0"/>
        <w:autoSpaceDN w:val="0"/>
        <w:adjustRightInd w:val="0"/>
        <w:ind w:left="284"/>
        <w:jc w:val="center"/>
      </w:pPr>
      <w:r>
        <w:rPr>
          <w:noProof/>
        </w:rPr>
        <w:drawing>
          <wp:inline distT="0" distB="0" distL="0" distR="0">
            <wp:extent cx="3629025" cy="1133475"/>
            <wp:effectExtent l="0" t="0" r="0" b="0"/>
            <wp:docPr id="2" name="תמונה 1" descr="381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81px-SPI_single_slave.svg.png"/>
                    <pic:cNvPicPr/>
                  </pic:nvPicPr>
                  <pic:blipFill>
                    <a:blip r:embed="rId17" cstate="print"/>
                    <a:stretch>
                      <a:fillRect/>
                    </a:stretch>
                  </pic:blipFill>
                  <pic:spPr>
                    <a:xfrm>
                      <a:off x="0" y="0"/>
                      <a:ext cx="3629025" cy="1133475"/>
                    </a:xfrm>
                    <a:prstGeom prst="rect">
                      <a:avLst/>
                    </a:prstGeom>
                  </pic:spPr>
                </pic:pic>
              </a:graphicData>
            </a:graphic>
          </wp:inline>
        </w:drawing>
      </w:r>
    </w:p>
    <w:p w:rsidR="005C5150" w:rsidRPr="006F2B3E" w:rsidRDefault="005C5150" w:rsidP="005C5150">
      <w:pPr>
        <w:pStyle w:val="Caption"/>
        <w:bidi w:val="0"/>
        <w:jc w:val="center"/>
      </w:pPr>
      <w:bookmarkStart w:id="20" w:name="_Toc310871641"/>
      <w:r>
        <w:t xml:space="preserve">Figure </w:t>
      </w:r>
      <w:fldSimple w:instr=" SEQ Figure \* ARABIC ">
        <w:r w:rsidR="00DA43C2">
          <w:rPr>
            <w:noProof/>
          </w:rPr>
          <w:t>1</w:t>
        </w:r>
      </w:fldSimple>
      <w:r>
        <w:rPr>
          <w:noProof/>
        </w:rPr>
        <w:t xml:space="preserve"> - SPI Interface</w:t>
      </w:r>
      <w:bookmarkEnd w:id="20"/>
    </w:p>
    <w:p w:rsidR="00A913B0" w:rsidRDefault="006F2B3E" w:rsidP="006F2B3E">
      <w:pPr>
        <w:pStyle w:val="Heading3"/>
      </w:pPr>
      <w:bookmarkStart w:id="21" w:name="_Toc310801873"/>
      <w:r>
        <w:t>1.</w:t>
      </w:r>
      <w:r w:rsidR="00497AED">
        <w:t>2.2</w:t>
      </w:r>
      <w:r w:rsidR="00993557">
        <w:t xml:space="preserve"> Data T</w:t>
      </w:r>
      <w:r w:rsidR="00A913B0">
        <w:t>ransmission</w:t>
      </w:r>
      <w:bookmarkEnd w:id="21"/>
    </w:p>
    <w:p w:rsidR="006F2B3E" w:rsidRPr="007347B6" w:rsidRDefault="006F2B3E" w:rsidP="006F2B3E">
      <w:pPr>
        <w:autoSpaceDE w:val="0"/>
        <w:autoSpaceDN w:val="0"/>
        <w:adjustRightInd w:val="0"/>
      </w:pPr>
      <w:r>
        <w:t>To begin</w:t>
      </w:r>
      <w:r w:rsidRPr="007347B6">
        <w:t xml:space="preserve"> communication, the master first configures the clock, using a frequency less than or equal to the maximum frequency the slave device supports. Such frequencies are commonly in the range of 1–70 </w:t>
      </w:r>
      <w:proofErr w:type="spellStart"/>
      <w:r w:rsidRPr="007347B6">
        <w:t>MHz</w:t>
      </w:r>
      <w:r>
        <w:t>.</w:t>
      </w:r>
      <w:proofErr w:type="spellEnd"/>
    </w:p>
    <w:p w:rsidR="006F2B3E" w:rsidRDefault="006F2B3E" w:rsidP="006F2B3E">
      <w:pPr>
        <w:autoSpaceDE w:val="0"/>
        <w:autoSpaceDN w:val="0"/>
        <w:adjustRightInd w:val="0"/>
      </w:pPr>
      <w:r w:rsidRPr="007347B6">
        <w:t xml:space="preserve">The master then pulls the chip select </w:t>
      </w:r>
      <w:r>
        <w:t xml:space="preserve">(SPI_SS) </w:t>
      </w:r>
      <w:r w:rsidRPr="007347B6">
        <w:t>low for the desired chip.</w:t>
      </w:r>
    </w:p>
    <w:p w:rsidR="006F2B3E" w:rsidRPr="007347B6" w:rsidRDefault="006F2B3E" w:rsidP="006F2B3E">
      <w:pPr>
        <w:autoSpaceDE w:val="0"/>
        <w:autoSpaceDN w:val="0"/>
        <w:adjustRightInd w:val="0"/>
      </w:pPr>
      <w:r w:rsidRPr="007347B6">
        <w:t>During each SPI clock cycle, a </w:t>
      </w:r>
      <w:hyperlink r:id="rId18" w:tooltip="Full duplex" w:history="1">
        <w:r w:rsidRPr="007347B6">
          <w:t>full duplex</w:t>
        </w:r>
      </w:hyperlink>
      <w:r w:rsidRPr="007347B6">
        <w:t> data transmission occurs:</w:t>
      </w:r>
    </w:p>
    <w:p w:rsidR="006F2B3E" w:rsidRPr="007347B6" w:rsidRDefault="006F2B3E" w:rsidP="006F2B3E">
      <w:pPr>
        <w:pStyle w:val="ListParagraph"/>
        <w:numPr>
          <w:ilvl w:val="0"/>
          <w:numId w:val="6"/>
        </w:numPr>
        <w:autoSpaceDE w:val="0"/>
        <w:autoSpaceDN w:val="0"/>
        <w:adjustRightInd w:val="0"/>
        <w:ind w:left="284" w:hanging="284"/>
      </w:pPr>
      <w:r>
        <w:t>T</w:t>
      </w:r>
      <w:r w:rsidRPr="007347B6">
        <w:t>he mast</w:t>
      </w:r>
      <w:r>
        <w:t>er sends a bit on the MOSI line. T</w:t>
      </w:r>
      <w:r w:rsidRPr="007347B6">
        <w:t>he slave reads it from that same line</w:t>
      </w:r>
      <w:r>
        <w:t>.</w:t>
      </w:r>
    </w:p>
    <w:p w:rsidR="006F2B3E" w:rsidRPr="007347B6" w:rsidRDefault="006F2B3E" w:rsidP="006F2B3E">
      <w:pPr>
        <w:pStyle w:val="ListParagraph"/>
        <w:numPr>
          <w:ilvl w:val="0"/>
          <w:numId w:val="6"/>
        </w:numPr>
        <w:autoSpaceDE w:val="0"/>
        <w:autoSpaceDN w:val="0"/>
        <w:adjustRightInd w:val="0"/>
        <w:ind w:left="284" w:hanging="284"/>
      </w:pPr>
      <w:r>
        <w:t>T</w:t>
      </w:r>
      <w:r w:rsidRPr="007347B6">
        <w:t>he sla</w:t>
      </w:r>
      <w:r>
        <w:t>ve sends a bit on the MISO line. T</w:t>
      </w:r>
      <w:r w:rsidRPr="007347B6">
        <w:t>he master reads it from that same line</w:t>
      </w:r>
      <w:r>
        <w:t>.</w:t>
      </w:r>
    </w:p>
    <w:p w:rsidR="00A913B0" w:rsidRDefault="00497AED" w:rsidP="00721FCC">
      <w:pPr>
        <w:pStyle w:val="Heading3"/>
      </w:pPr>
      <w:bookmarkStart w:id="22" w:name="_Toc310801874"/>
      <w:r>
        <w:lastRenderedPageBreak/>
        <w:t>1.2.3</w:t>
      </w:r>
      <w:r w:rsidR="00A913B0">
        <w:t xml:space="preserve"> </w:t>
      </w:r>
      <w:bookmarkStart w:id="23" w:name="_Toc307305444"/>
      <w:r w:rsidR="00A913B0">
        <w:t>Clock Polarity and Phase</w:t>
      </w:r>
      <w:bookmarkEnd w:id="22"/>
      <w:bookmarkEnd w:id="23"/>
    </w:p>
    <w:p w:rsidR="006F2B3E" w:rsidRPr="00D73868" w:rsidRDefault="006F2B3E" w:rsidP="006F2B3E">
      <w:pPr>
        <w:autoSpaceDE w:val="0"/>
        <w:autoSpaceDN w:val="0"/>
        <w:adjustRightInd w:val="0"/>
      </w:pPr>
      <w:r w:rsidRPr="00D73868">
        <w:t xml:space="preserve">In addition to setting the clock frequency, the master must also configure the clock polarity </w:t>
      </w:r>
      <w:r>
        <w:t xml:space="preserve">(CPOL) </w:t>
      </w:r>
      <w:r w:rsidRPr="00D73868">
        <w:t xml:space="preserve">and phase </w:t>
      </w:r>
      <w:r>
        <w:t xml:space="preserve">(CPHA) </w:t>
      </w:r>
      <w:r w:rsidRPr="00D73868">
        <w:t>with respect to the data.</w:t>
      </w:r>
    </w:p>
    <w:p w:rsidR="006F2B3E" w:rsidRDefault="006F2B3E" w:rsidP="006F2B3E">
      <w:pPr>
        <w:pStyle w:val="ListParagraph"/>
        <w:numPr>
          <w:ilvl w:val="0"/>
          <w:numId w:val="6"/>
        </w:numPr>
        <w:autoSpaceDE w:val="0"/>
        <w:autoSpaceDN w:val="0"/>
        <w:adjustRightInd w:val="0"/>
        <w:ind w:left="284" w:hanging="284"/>
      </w:pPr>
      <w:r w:rsidRPr="00D73868">
        <w:t>At CPOL=0 the</w:t>
      </w:r>
      <w:r w:rsidR="008F5078">
        <w:t xml:space="preserve"> base value of the clock is '0'</w:t>
      </w:r>
      <w:r>
        <w:t>.</w:t>
      </w:r>
    </w:p>
    <w:p w:rsidR="006F2B3E" w:rsidRDefault="00C614F4" w:rsidP="006F2B3E">
      <w:pPr>
        <w:pStyle w:val="ListParagraph"/>
        <w:numPr>
          <w:ilvl w:val="1"/>
          <w:numId w:val="6"/>
        </w:numPr>
        <w:autoSpaceDE w:val="0"/>
        <w:autoSpaceDN w:val="0"/>
        <w:adjustRightInd w:val="0"/>
        <w:ind w:left="709" w:hanging="425"/>
      </w:pPr>
      <w:r>
        <w:t xml:space="preserve">For CPHA=0, data </w:t>
      </w:r>
      <w:r w:rsidR="008F5078">
        <w:t>are</w:t>
      </w:r>
      <w:r w:rsidR="006F2B3E" w:rsidRPr="00D73868">
        <w:t xml:space="preserve"> captured on the clock's rising edge (l</w:t>
      </w:r>
      <w:r>
        <w:t>ow</w:t>
      </w:r>
      <w:r w:rsidR="00721FCC">
        <w:t xml:space="preserve"> </w:t>
      </w:r>
      <w:r>
        <w:t>→</w:t>
      </w:r>
      <w:r w:rsidR="00721FCC">
        <w:t xml:space="preserve"> </w:t>
      </w:r>
      <w:r>
        <w:t xml:space="preserve">high clock transition) and data </w:t>
      </w:r>
      <w:r w:rsidR="008F5078">
        <w:t>are</w:t>
      </w:r>
      <w:r>
        <w:t xml:space="preserve"> propagated on </w:t>
      </w:r>
      <w:r w:rsidR="008F5078">
        <w:t>a</w:t>
      </w:r>
      <w:r w:rsidR="006F2B3E" w:rsidRPr="00D73868">
        <w:t xml:space="preserve"> falling edge (high</w:t>
      </w:r>
      <w:r w:rsidR="00721FCC">
        <w:t xml:space="preserve"> </w:t>
      </w:r>
      <w:r w:rsidR="006F2B3E" w:rsidRPr="00D73868">
        <w:t>→</w:t>
      </w:r>
      <w:r w:rsidR="00721FCC">
        <w:t xml:space="preserve"> </w:t>
      </w:r>
      <w:r w:rsidR="006F2B3E" w:rsidRPr="00D73868">
        <w:t>low clock transition).</w:t>
      </w:r>
    </w:p>
    <w:p w:rsidR="006F2B3E" w:rsidRPr="00D73868" w:rsidRDefault="00C614F4" w:rsidP="006F2B3E">
      <w:pPr>
        <w:pStyle w:val="ListParagraph"/>
        <w:numPr>
          <w:ilvl w:val="1"/>
          <w:numId w:val="6"/>
        </w:numPr>
        <w:autoSpaceDE w:val="0"/>
        <w:autoSpaceDN w:val="0"/>
        <w:adjustRightInd w:val="0"/>
        <w:ind w:left="709" w:hanging="425"/>
      </w:pPr>
      <w:r>
        <w:t xml:space="preserve">For CPHA=1, data </w:t>
      </w:r>
      <w:r w:rsidR="008F5078">
        <w:t>are</w:t>
      </w:r>
      <w:r w:rsidR="006F2B3E" w:rsidRPr="00D73868">
        <w:t xml:space="preserve"> captured on the c</w:t>
      </w:r>
      <w:r>
        <w:t xml:space="preserve">lock's falling edge and data </w:t>
      </w:r>
      <w:r w:rsidR="008F5078">
        <w:t>are</w:t>
      </w:r>
      <w:r w:rsidR="006F2B3E" w:rsidRPr="00D73868">
        <w:t xml:space="preserve"> propagated on a rising edge.</w:t>
      </w:r>
    </w:p>
    <w:p w:rsidR="006F2B3E" w:rsidRDefault="006F2B3E" w:rsidP="006F2B3E">
      <w:pPr>
        <w:pStyle w:val="ListParagraph"/>
        <w:numPr>
          <w:ilvl w:val="0"/>
          <w:numId w:val="6"/>
        </w:numPr>
        <w:autoSpaceDE w:val="0"/>
        <w:autoSpaceDN w:val="0"/>
        <w:adjustRightInd w:val="0"/>
        <w:ind w:left="284" w:hanging="284"/>
      </w:pPr>
      <w:r w:rsidRPr="00D73868">
        <w:t>At CPOL=1 th</w:t>
      </w:r>
      <w:r w:rsidR="008F5078">
        <w:t>e base value of the clock is '1'</w:t>
      </w:r>
      <w:r w:rsidRPr="00D73868">
        <w:t xml:space="preserve"> (inversion of CPOL=0)</w:t>
      </w:r>
      <w:r>
        <w:t>.</w:t>
      </w:r>
    </w:p>
    <w:p w:rsidR="006F2B3E" w:rsidRDefault="008F5078" w:rsidP="00C614F4">
      <w:pPr>
        <w:pStyle w:val="ListParagraph"/>
        <w:numPr>
          <w:ilvl w:val="1"/>
          <w:numId w:val="6"/>
        </w:numPr>
        <w:autoSpaceDE w:val="0"/>
        <w:autoSpaceDN w:val="0"/>
        <w:adjustRightInd w:val="0"/>
        <w:ind w:left="709" w:hanging="425"/>
      </w:pPr>
      <w:r>
        <w:t>For CPHA=0, data are</w:t>
      </w:r>
      <w:r w:rsidR="006F2B3E" w:rsidRPr="00D73868">
        <w:t xml:space="preserve"> captured on </w:t>
      </w:r>
      <w:r>
        <w:t xml:space="preserve">the </w:t>
      </w:r>
      <w:r w:rsidR="006F2B3E" w:rsidRPr="00D73868">
        <w:t>clock's falling ed</w:t>
      </w:r>
      <w:r>
        <w:t>ge and data are propagated on a</w:t>
      </w:r>
      <w:r w:rsidR="006F2B3E" w:rsidRPr="00D73868">
        <w:t xml:space="preserve"> rising edge.</w:t>
      </w:r>
    </w:p>
    <w:p w:rsidR="006F2B3E" w:rsidRDefault="006F2B3E" w:rsidP="00C614F4">
      <w:pPr>
        <w:pStyle w:val="ListParagraph"/>
        <w:numPr>
          <w:ilvl w:val="1"/>
          <w:numId w:val="6"/>
        </w:numPr>
        <w:autoSpaceDE w:val="0"/>
        <w:autoSpaceDN w:val="0"/>
        <w:adjustRightInd w:val="0"/>
        <w:ind w:left="709" w:hanging="425"/>
      </w:pPr>
      <w:r w:rsidRPr="00D73868">
        <w:t>For CPHA=1, data are captured on clock's rising edge and data are propagated on a falling edge.</w:t>
      </w:r>
    </w:p>
    <w:p w:rsidR="005C5150" w:rsidRDefault="005C5150" w:rsidP="005C5150">
      <w:pPr>
        <w:pStyle w:val="ListParagraph"/>
        <w:autoSpaceDE w:val="0"/>
        <w:autoSpaceDN w:val="0"/>
        <w:adjustRightInd w:val="0"/>
        <w:ind w:left="709"/>
      </w:pPr>
    </w:p>
    <w:p w:rsidR="006F2B3E" w:rsidRDefault="006F2B3E" w:rsidP="006F2B3E">
      <w:pPr>
        <w:keepNext/>
        <w:autoSpaceDE w:val="0"/>
        <w:autoSpaceDN w:val="0"/>
        <w:adjustRightInd w:val="0"/>
        <w:jc w:val="center"/>
      </w:pPr>
      <w:r>
        <w:rPr>
          <w:noProof/>
        </w:rPr>
        <w:drawing>
          <wp:inline distT="0" distB="0" distL="0" distR="0">
            <wp:extent cx="4089197" cy="2374346"/>
            <wp:effectExtent l="0" t="0" r="0" b="0"/>
            <wp:docPr id="1" name="Picture 1" descr="http://upload.wikimedia.org/wikipedia/commons/thumb/6/6b/SPI_timing_diagram2.svg/1000px-SPI_timing_diagram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6/6b/SPI_timing_diagram2.svg/1000px-SPI_timing_diagram2.svg.png"/>
                    <pic:cNvPicPr>
                      <a:picLocks noChangeAspect="1" noChangeArrowheads="1"/>
                    </pic:cNvPicPr>
                  </pic:nvPicPr>
                  <pic:blipFill>
                    <a:blip r:embed="rId19"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91554" cy="2375715"/>
                    </a:xfrm>
                    <a:prstGeom prst="rect">
                      <a:avLst/>
                    </a:prstGeom>
                    <a:noFill/>
                    <a:ln>
                      <a:noFill/>
                    </a:ln>
                  </pic:spPr>
                </pic:pic>
              </a:graphicData>
            </a:graphic>
          </wp:inline>
        </w:drawing>
      </w:r>
    </w:p>
    <w:p w:rsidR="008F5078" w:rsidRDefault="00721FCC" w:rsidP="008F5078">
      <w:pPr>
        <w:pStyle w:val="Caption"/>
        <w:bidi w:val="0"/>
        <w:jc w:val="center"/>
      </w:pPr>
      <w:bookmarkStart w:id="24" w:name="_Toc310871642"/>
      <w:r>
        <w:t xml:space="preserve">Figure </w:t>
      </w:r>
      <w:r w:rsidR="00F738F0">
        <w:rPr>
          <w:rtl/>
        </w:rPr>
        <w:fldChar w:fldCharType="begin"/>
      </w:r>
      <w:r w:rsidR="008F5078">
        <w:rPr>
          <w:rtl/>
        </w:rPr>
        <w:instrText xml:space="preserve"> </w:instrText>
      </w:r>
      <w:r w:rsidR="008F5078">
        <w:instrText>SEQ</w:instrText>
      </w:r>
      <w:r w:rsidR="008F5078">
        <w:rPr>
          <w:rtl/>
        </w:rPr>
        <w:instrText xml:space="preserve"> </w:instrText>
      </w:r>
      <w:r w:rsidR="008F5078">
        <w:instrText>Figure \* ARABIC</w:instrText>
      </w:r>
      <w:r w:rsidR="008F5078">
        <w:rPr>
          <w:rtl/>
        </w:rPr>
        <w:instrText xml:space="preserve"> </w:instrText>
      </w:r>
      <w:r w:rsidR="00F738F0">
        <w:rPr>
          <w:rtl/>
        </w:rPr>
        <w:fldChar w:fldCharType="separate"/>
      </w:r>
      <w:r w:rsidR="00DA43C2">
        <w:rPr>
          <w:noProof/>
          <w:rtl/>
        </w:rPr>
        <w:t>2</w:t>
      </w:r>
      <w:r w:rsidR="00F738F0">
        <w:rPr>
          <w:rtl/>
        </w:rPr>
        <w:fldChar w:fldCharType="end"/>
      </w:r>
      <w:r w:rsidR="00B02300">
        <w:t xml:space="preserve"> - SPI Protocol D</w:t>
      </w:r>
      <w:r w:rsidR="008F5078">
        <w:t>iagram</w:t>
      </w:r>
      <w:bookmarkEnd w:id="24"/>
    </w:p>
    <w:p w:rsidR="006F2B3E" w:rsidRPr="00D73868" w:rsidRDefault="006F2B3E" w:rsidP="006F2B3E">
      <w:pPr>
        <w:autoSpaceDE w:val="0"/>
        <w:autoSpaceDN w:val="0"/>
        <w:adjustRightInd w:val="0"/>
      </w:pPr>
      <w:r w:rsidRPr="00D73868">
        <w:t>That is, CPHA=0 means sample on the leading (first) clock edge, while CPHA=1 means sample on the trailing (second) clock edge, regardless of whether that clock edge is rising or falling. Note that with CPHA=0, the data must be stable for a half cycle before the first clock cycle. For all CPOL and CPHA modes, the initial clock value must be stable before the chip select line goes active.</w:t>
      </w:r>
    </w:p>
    <w:p w:rsidR="006F2B3E" w:rsidRPr="00D73868" w:rsidRDefault="006F2B3E" w:rsidP="006F2B3E">
      <w:pPr>
        <w:autoSpaceDE w:val="0"/>
        <w:autoSpaceDN w:val="0"/>
        <w:adjustRightInd w:val="0"/>
      </w:pPr>
      <w:r w:rsidRPr="00D73868">
        <w:t>The MOSI and MISO signals are usually stable (at their reception points) for the half cycle until the next clock transition. SPI master and slave devices may well sample data at different points in that half cycle.</w:t>
      </w:r>
    </w:p>
    <w:p w:rsidR="006F2B3E" w:rsidRPr="00D73868" w:rsidRDefault="006F2B3E" w:rsidP="006F2B3E">
      <w:pPr>
        <w:autoSpaceDE w:val="0"/>
        <w:autoSpaceDN w:val="0"/>
        <w:adjustRightInd w:val="0"/>
      </w:pPr>
      <w:r w:rsidRPr="00D73868">
        <w:t>This adds more flexibility to the communication channel between the master and slave.</w:t>
      </w:r>
    </w:p>
    <w:p w:rsidR="00497AED" w:rsidRDefault="00497AED" w:rsidP="00497AED">
      <w:pPr>
        <w:pStyle w:val="Heading2"/>
      </w:pPr>
      <w:bookmarkStart w:id="25" w:name="_Toc310801875"/>
      <w:r>
        <w:t>1.3 Wishbone Bus</w:t>
      </w:r>
      <w:bookmarkEnd w:id="25"/>
    </w:p>
    <w:p w:rsidR="00D06B61" w:rsidRDefault="00497AED" w:rsidP="00497AED">
      <w:r>
        <w:t>The Wishbone Bus</w:t>
      </w:r>
      <w:r w:rsidR="00D06B61">
        <w:t>, created by "</w:t>
      </w:r>
      <w:proofErr w:type="spellStart"/>
      <w:r w:rsidR="00D06B61">
        <w:t>Silicore</w:t>
      </w:r>
      <w:proofErr w:type="spellEnd"/>
      <w:r w:rsidR="00D06B61">
        <w:t xml:space="preserve"> Corporation"</w:t>
      </w:r>
      <w:r>
        <w:t xml:space="preserve"> is an </w:t>
      </w:r>
      <w:r w:rsidR="00A17AB3">
        <w:t>open source hardware computer bus, intended to allow parallel communication between the parts of an inte</w:t>
      </w:r>
      <w:r w:rsidR="00D06B61">
        <w:t>grated circuit</w:t>
      </w:r>
      <w:r w:rsidR="00A17AB3">
        <w:t>. This System-on-Chip interconnection architecture is used in order to create a common interface between</w:t>
      </w:r>
      <w:r w:rsidR="00D06B61">
        <w:t xml:space="preserve"> different</w:t>
      </w:r>
      <w:r w:rsidR="00A17AB3">
        <w:t xml:space="preserve"> IP cores. </w:t>
      </w:r>
    </w:p>
    <w:p w:rsidR="002E272A" w:rsidRDefault="00D06B61" w:rsidP="00497AED">
      <w:r>
        <w:t xml:space="preserve">The Wishbone interconnect is intended as a general purpose interface. As such, it defines </w:t>
      </w:r>
      <w:r w:rsidR="00675C48">
        <w:t>a master / slave</w:t>
      </w:r>
      <w:r>
        <w:t xml:space="preserve"> standard </w:t>
      </w:r>
      <w:r w:rsidR="00675C48">
        <w:t xml:space="preserve">for </w:t>
      </w:r>
      <w:r>
        <w:t>data exchange between IP core modules, in terms of signals, clock cycles, and high &amp; low levels.</w:t>
      </w:r>
      <w:r w:rsidR="002E272A">
        <w:br w:type="page"/>
      </w:r>
    </w:p>
    <w:p w:rsidR="002E272A" w:rsidRDefault="002E272A" w:rsidP="00E663F1">
      <w:pPr>
        <w:pStyle w:val="Heading1"/>
      </w:pPr>
      <w:bookmarkStart w:id="26" w:name="_Toc310801876"/>
      <w:r>
        <w:lastRenderedPageBreak/>
        <w:t>2. SPI Implementation</w:t>
      </w:r>
      <w:bookmarkEnd w:id="26"/>
    </w:p>
    <w:p w:rsidR="00A7102A" w:rsidRDefault="00E663F1" w:rsidP="00A7102A">
      <w:pPr>
        <w:spacing w:after="200"/>
      </w:pPr>
      <w:r>
        <w:t xml:space="preserve">The SPI design contains two separate cores – the </w:t>
      </w:r>
      <w:r w:rsidRPr="007732B0">
        <w:rPr>
          <w:b/>
          <w:bCs/>
          <w:rPrChange w:id="27" w:author="Beeri" w:date="2011-12-08T08:41:00Z">
            <w:rPr/>
          </w:rPrChange>
        </w:rPr>
        <w:t>SPI Master</w:t>
      </w:r>
      <w:r>
        <w:t xml:space="preserve"> core and the </w:t>
      </w:r>
      <w:r w:rsidRPr="007732B0">
        <w:rPr>
          <w:b/>
          <w:bCs/>
          <w:rPrChange w:id="28" w:author="Beeri" w:date="2011-12-08T08:41:00Z">
            <w:rPr/>
          </w:rPrChange>
        </w:rPr>
        <w:t>SPI Slave</w:t>
      </w:r>
      <w:r>
        <w:t xml:space="preserve"> core. The SPI protocol allows the use of </w:t>
      </w:r>
      <w:r w:rsidR="00745F3B">
        <w:t xml:space="preserve">a </w:t>
      </w:r>
      <w:r>
        <w:t>single master,</w:t>
      </w:r>
      <w:r w:rsidR="00A7102A">
        <w:t xml:space="preserve"> together with multiple slaves. All the slaves MISO output signals are connected to the same wire via         Tri-State Buffers. Therefore, while the SPI Slave Select signal of a slave is not active, the slave's MISO output port MUST be at 'High Z' state. </w:t>
      </w:r>
    </w:p>
    <w:p w:rsidR="00E663F1" w:rsidRDefault="00E2171F" w:rsidP="00A7102A">
      <w:pPr>
        <w:spacing w:after="200"/>
      </w:pPr>
      <w:r>
        <w:t>Usually, the SPI Master core will be attached to the system's main processor, and will be used to communicate with either on-board or on-chip (in SOC's) peripherals, that will incorporate SPI Slave cores.</w:t>
      </w:r>
    </w:p>
    <w:p w:rsidR="001D69DD" w:rsidRDefault="00E2171F" w:rsidP="007732B0">
      <w:r>
        <w:t xml:space="preserve">The SPI design supports </w:t>
      </w:r>
      <w:del w:id="29" w:author="Beeri" w:date="2011-12-08T08:42:00Z">
        <w:r w:rsidDel="007732B0">
          <w:delText xml:space="preserve">working </w:delText>
        </w:r>
      </w:del>
      <w:del w:id="30" w:author="Beeri" w:date="2011-12-08T08:41:00Z">
        <w:r w:rsidDel="007732B0">
          <w:delText xml:space="preserve">will </w:delText>
        </w:r>
      </w:del>
      <w:r>
        <w:t xml:space="preserve">all </w:t>
      </w:r>
      <w:ins w:id="31" w:author="Beeri" w:date="2011-12-08T08:41:00Z">
        <w:r w:rsidR="007732B0">
          <w:t xml:space="preserve">four </w:t>
        </w:r>
      </w:ins>
      <w:r>
        <w:t>CPOL and CPHA configu</w:t>
      </w:r>
      <w:r w:rsidR="001D69DD">
        <w:t>rations</w:t>
      </w:r>
      <w:del w:id="32" w:author="Beeri" w:date="2011-12-08T08:42:00Z">
        <w:r w:rsidR="001D69DD" w:rsidDel="007732B0">
          <w:delText xml:space="preserve">, and </w:delText>
        </w:r>
      </w:del>
      <w:ins w:id="33" w:author="Beeri" w:date="2011-12-08T08:42:00Z">
        <w:r w:rsidR="007732B0">
          <w:t>. I</w:t>
        </w:r>
      </w:ins>
      <w:del w:id="34" w:author="Beeri" w:date="2011-12-08T08:42:00Z">
        <w:r w:rsidR="001D69DD" w:rsidDel="007732B0">
          <w:delText>i</w:delText>
        </w:r>
      </w:del>
      <w:r w:rsidR="001D69DD">
        <w:t xml:space="preserve">n addition, </w:t>
      </w:r>
      <w:ins w:id="35" w:author="Beeri" w:date="2011-12-08T08:42:00Z">
        <w:r w:rsidR="007732B0">
          <w:t xml:space="preserve">it </w:t>
        </w:r>
      </w:ins>
      <w:r w:rsidR="001D69DD">
        <w:t>allow</w:t>
      </w:r>
      <w:ins w:id="36" w:author="Beeri" w:date="2011-12-08T08:42:00Z">
        <w:r w:rsidR="007732B0">
          <w:t>s</w:t>
        </w:r>
      </w:ins>
      <w:r>
        <w:t xml:space="preserve"> </w:t>
      </w:r>
      <w:r w:rsidR="001D69DD">
        <w:t xml:space="preserve">a variety of </w:t>
      </w:r>
      <w:del w:id="37" w:author="Beeri" w:date="2011-12-08T08:42:00Z">
        <w:r w:rsidR="001D69DD" w:rsidDel="007732B0">
          <w:delText>options</w:delText>
        </w:r>
      </w:del>
      <w:ins w:id="38" w:author="Beeri" w:date="2011-12-08T08:42:00Z">
        <w:r w:rsidR="007732B0">
          <w:t>features</w:t>
        </w:r>
      </w:ins>
      <w:r>
        <w:t>:</w:t>
      </w:r>
    </w:p>
    <w:p w:rsidR="001D69DD" w:rsidRDefault="00745F3B" w:rsidP="001D69DD">
      <w:pPr>
        <w:pStyle w:val="ListParagraph"/>
        <w:numPr>
          <w:ilvl w:val="0"/>
          <w:numId w:val="6"/>
        </w:numPr>
        <w:autoSpaceDE w:val="0"/>
        <w:autoSpaceDN w:val="0"/>
        <w:adjustRightInd w:val="0"/>
        <w:ind w:left="284" w:hanging="284"/>
      </w:pPr>
      <w:r>
        <w:t>Connecting d</w:t>
      </w:r>
      <w:r w:rsidR="001D69DD">
        <w:t>ifferent number of SPI Slaves.</w:t>
      </w:r>
    </w:p>
    <w:p w:rsidR="001D69DD" w:rsidRDefault="00745F3B" w:rsidP="001D69DD">
      <w:pPr>
        <w:pStyle w:val="ListParagraph"/>
        <w:numPr>
          <w:ilvl w:val="0"/>
          <w:numId w:val="6"/>
        </w:numPr>
        <w:autoSpaceDE w:val="0"/>
        <w:autoSpaceDN w:val="0"/>
        <w:adjustRightInd w:val="0"/>
        <w:ind w:left="284" w:hanging="284"/>
      </w:pPr>
      <w:r>
        <w:t>Changing</w:t>
      </w:r>
      <w:r w:rsidR="001D69DD">
        <w:t xml:space="preserve"> word sizes.</w:t>
      </w:r>
    </w:p>
    <w:p w:rsidR="001D69DD" w:rsidRDefault="001D69DD" w:rsidP="001D69DD">
      <w:pPr>
        <w:pStyle w:val="ListParagraph"/>
        <w:numPr>
          <w:ilvl w:val="0"/>
          <w:numId w:val="6"/>
        </w:numPr>
        <w:autoSpaceDE w:val="0"/>
        <w:autoSpaceDN w:val="0"/>
        <w:adjustRightInd w:val="0"/>
        <w:ind w:left="284" w:hanging="284"/>
      </w:pPr>
      <w:r>
        <w:t xml:space="preserve">Sending </w:t>
      </w:r>
      <w:r w:rsidR="005C5150">
        <w:t>first the LSB</w:t>
      </w:r>
      <w:r>
        <w:t xml:space="preserve"> or the</w:t>
      </w:r>
      <w:r w:rsidR="005C5150">
        <w:t xml:space="preserve"> MSB.</w:t>
      </w:r>
      <w:r>
        <w:t xml:space="preserve"> </w:t>
      </w:r>
    </w:p>
    <w:p w:rsidR="00A33AF0" w:rsidRDefault="00A33AF0" w:rsidP="00A7102A">
      <w:pPr>
        <w:autoSpaceDE w:val="0"/>
        <w:autoSpaceDN w:val="0"/>
        <w:adjustRightInd w:val="0"/>
        <w:spacing w:after="200"/>
      </w:pPr>
      <w:r>
        <w:t>The user of the SPI cores MUST maintain coherency of CPOL and CPHA values for both SPI Master and all of the SPI Slaves, in order for the protocol to work properly.</w:t>
      </w:r>
    </w:p>
    <w:p w:rsidR="00A33AF0" w:rsidRDefault="00745F3B" w:rsidP="007732B0">
      <w:pPr>
        <w:autoSpaceDE w:val="0"/>
        <w:autoSpaceDN w:val="0"/>
        <w:adjustRightInd w:val="0"/>
        <w:rPr>
          <w:ins w:id="39" w:author="Beeri" w:date="2011-12-08T08:44:00Z"/>
        </w:rPr>
      </w:pPr>
      <w:r>
        <w:t xml:space="preserve">The SPI design supports </w:t>
      </w:r>
      <w:r w:rsidRPr="00087748">
        <w:rPr>
          <w:b/>
          <w:bCs/>
        </w:rPr>
        <w:t>maximum SPI_CLK frequency of SYSTEM_CLK / 4</w:t>
      </w:r>
      <w:r>
        <w:t xml:space="preserve">, as both the master and the slaves share the same SYSTEM_CLK. If </w:t>
      </w:r>
      <w:del w:id="40" w:author="Beeri" w:date="2011-12-08T08:43:00Z">
        <w:r w:rsidDel="007732B0">
          <w:delText xml:space="preserve">the clocks being used by </w:delText>
        </w:r>
      </w:del>
      <w:ins w:id="41" w:author="Beeri" w:date="2011-12-08T08:43:00Z">
        <w:r w:rsidR="007732B0">
          <w:t xml:space="preserve">different clock domains are used by </w:t>
        </w:r>
      </w:ins>
      <w:r>
        <w:t>the master and slaves</w:t>
      </w:r>
      <w:del w:id="42" w:author="Beeri" w:date="2011-12-08T08:43:00Z">
        <w:r w:rsidDel="007732B0">
          <w:delText xml:space="preserve"> are different</w:delText>
        </w:r>
      </w:del>
      <w:r>
        <w:t>, the maximum supported frequency is SLAVE_SYS</w:t>
      </w:r>
      <w:r w:rsidR="00087748">
        <w:t>T</w:t>
      </w:r>
      <w:r>
        <w:t>EM_CLK / 4.</w:t>
      </w:r>
    </w:p>
    <w:p w:rsidR="007732B0" w:rsidRPr="007732B0" w:rsidRDefault="007732B0" w:rsidP="007732B0">
      <w:pPr>
        <w:autoSpaceDE w:val="0"/>
        <w:autoSpaceDN w:val="0"/>
        <w:adjustRightInd w:val="0"/>
      </w:pPr>
      <w:ins w:id="43" w:author="Beeri" w:date="2011-12-08T08:44:00Z">
        <w:r>
          <w:rPr>
            <w:b/>
            <w:bCs/>
            <w:i/>
            <w:iCs/>
          </w:rPr>
          <w:t>Note</w:t>
        </w:r>
        <w:r>
          <w:t>: In case of different clock domains, it is essential to add filter for the SPI signals, since the MASTER's signals, in this case, are a-synchronous to the SLAVE's signals.</w:t>
        </w:r>
      </w:ins>
    </w:p>
    <w:p w:rsidR="002E272A" w:rsidRDefault="002E272A" w:rsidP="00745F3B">
      <w:pPr>
        <w:pStyle w:val="Heading2"/>
      </w:pPr>
      <w:bookmarkStart w:id="44" w:name="_Toc310801877"/>
      <w:r>
        <w:t>2.</w:t>
      </w:r>
      <w:r w:rsidR="00745F3B">
        <w:t>1</w:t>
      </w:r>
      <w:r>
        <w:t xml:space="preserve"> SPI Master Design</w:t>
      </w:r>
      <w:bookmarkEnd w:id="44"/>
    </w:p>
    <w:p w:rsidR="00951646" w:rsidRDefault="00951646" w:rsidP="00951646">
      <w:r>
        <w:t>SPI Master is consumed of the following interfaces:</w:t>
      </w:r>
    </w:p>
    <w:p w:rsidR="00951646" w:rsidRDefault="00087748" w:rsidP="00951646">
      <w:pPr>
        <w:pStyle w:val="ListParagraph"/>
        <w:numPr>
          <w:ilvl w:val="0"/>
          <w:numId w:val="7"/>
        </w:numPr>
        <w:spacing w:after="200"/>
        <w:ind w:left="284" w:hanging="284"/>
      </w:pPr>
      <w:r>
        <w:t>Clock and Reset I</w:t>
      </w:r>
      <w:r w:rsidR="00951646">
        <w:t>nterfaces.</w:t>
      </w:r>
    </w:p>
    <w:p w:rsidR="00951646" w:rsidRDefault="00951646" w:rsidP="00951646">
      <w:pPr>
        <w:pStyle w:val="ListParagraph"/>
        <w:numPr>
          <w:ilvl w:val="0"/>
          <w:numId w:val="7"/>
        </w:numPr>
        <w:spacing w:after="200"/>
        <w:ind w:left="284" w:hanging="284"/>
      </w:pPr>
      <w:r>
        <w:t>FIFO Interface - Data from FIFO will be transmitted through the SPI_MOSI line.</w:t>
      </w:r>
    </w:p>
    <w:p w:rsidR="00951646" w:rsidRDefault="00951646" w:rsidP="00951646">
      <w:pPr>
        <w:pStyle w:val="ListParagraph"/>
        <w:numPr>
          <w:ilvl w:val="0"/>
          <w:numId w:val="7"/>
        </w:numPr>
        <w:spacing w:after="200"/>
        <w:ind w:left="284" w:hanging="284"/>
      </w:pPr>
      <w:r>
        <w:t>Registers Interface, to control internal SPI Core Configurations.</w:t>
      </w:r>
    </w:p>
    <w:p w:rsidR="00951646" w:rsidRDefault="00951646" w:rsidP="00951646">
      <w:pPr>
        <w:pStyle w:val="ListParagraph"/>
        <w:numPr>
          <w:ilvl w:val="0"/>
          <w:numId w:val="7"/>
        </w:numPr>
        <w:spacing w:after="200"/>
        <w:ind w:left="284" w:hanging="284"/>
      </w:pPr>
      <w:r>
        <w:t>SPI Interface, according to SPI Protocol.</w:t>
      </w:r>
    </w:p>
    <w:p w:rsidR="00087748" w:rsidRDefault="00087748" w:rsidP="00951646">
      <w:pPr>
        <w:pStyle w:val="ListParagraph"/>
        <w:numPr>
          <w:ilvl w:val="0"/>
          <w:numId w:val="7"/>
        </w:numPr>
        <w:spacing w:after="200"/>
        <w:ind w:left="284" w:hanging="284"/>
      </w:pPr>
      <w:r>
        <w:t>Received Data Interface, to transfer the data received from SPI Slave.</w:t>
      </w:r>
    </w:p>
    <w:p w:rsidR="00951646" w:rsidRDefault="00951646" w:rsidP="00951646">
      <w:pPr>
        <w:pStyle w:val="ListParagraph"/>
        <w:numPr>
          <w:ilvl w:val="0"/>
          <w:numId w:val="7"/>
        </w:numPr>
        <w:spacing w:after="200"/>
        <w:ind w:left="284" w:hanging="284"/>
      </w:pPr>
      <w:r>
        <w:t>Mis</w:t>
      </w:r>
      <w:r w:rsidR="00087748">
        <w:t xml:space="preserve">cellaneous – SPI </w:t>
      </w:r>
      <w:r>
        <w:t>Slave</w:t>
      </w:r>
      <w:r w:rsidR="00087748">
        <w:t xml:space="preserve"> Address</w:t>
      </w:r>
      <w:r>
        <w:t>, Busy signal.</w:t>
      </w:r>
    </w:p>
    <w:p w:rsidR="00951646" w:rsidRDefault="00951646" w:rsidP="00951646">
      <w:pPr>
        <w:contextualSpacing/>
      </w:pPr>
      <w:r>
        <w:t>As long as the input FIFO is not empty, data will be transmitted to the relevant SPI Slave, which is determined by SPI slave address.</w:t>
      </w:r>
    </w:p>
    <w:p w:rsidR="00951646" w:rsidRDefault="00951646" w:rsidP="00951646">
      <w:pPr>
        <w:contextualSpacing/>
      </w:pPr>
      <w:r>
        <w:t>When transaction is active, 'BUSY' signal will be asserted ('1').</w:t>
      </w:r>
    </w:p>
    <w:p w:rsidR="00951646" w:rsidRDefault="00951646" w:rsidP="00951646">
      <w:pPr>
        <w:contextualSpacing/>
      </w:pPr>
      <w:r>
        <w:t>The following registers may be modified during normal operation, when there is no active transmission:</w:t>
      </w:r>
    </w:p>
    <w:p w:rsidR="00951646" w:rsidRDefault="00951646" w:rsidP="00312AFF">
      <w:pPr>
        <w:pStyle w:val="ListParagraph"/>
        <w:numPr>
          <w:ilvl w:val="0"/>
          <w:numId w:val="8"/>
        </w:numPr>
        <w:spacing w:after="200" w:line="276" w:lineRule="auto"/>
        <w:ind w:left="284" w:hanging="284"/>
      </w:pPr>
      <w:r>
        <w:t>Configuration Register - to configure CPOL and CPHA:</w:t>
      </w:r>
    </w:p>
    <w:p w:rsidR="00951646" w:rsidRDefault="00951646" w:rsidP="00312AFF">
      <w:pPr>
        <w:pStyle w:val="ListParagraph"/>
        <w:numPr>
          <w:ilvl w:val="1"/>
          <w:numId w:val="8"/>
        </w:numPr>
        <w:spacing w:after="200" w:line="276" w:lineRule="auto"/>
        <w:ind w:left="284" w:firstLine="0"/>
      </w:pPr>
      <w:r>
        <w:t>Bit 0</w:t>
      </w:r>
      <w:r>
        <w:tab/>
        <w:t>-</w:t>
      </w:r>
      <w:r>
        <w:tab/>
        <w:t>CPHA</w:t>
      </w:r>
    </w:p>
    <w:p w:rsidR="00951646" w:rsidRDefault="00951646" w:rsidP="00312AFF">
      <w:pPr>
        <w:pStyle w:val="ListParagraph"/>
        <w:numPr>
          <w:ilvl w:val="1"/>
          <w:numId w:val="8"/>
        </w:numPr>
        <w:spacing w:after="200" w:line="276" w:lineRule="auto"/>
        <w:ind w:left="284" w:firstLine="0"/>
      </w:pPr>
      <w:r>
        <w:t>Bit 1</w:t>
      </w:r>
      <w:r>
        <w:tab/>
        <w:t>-</w:t>
      </w:r>
      <w:r>
        <w:tab/>
        <w:t>CPOL</w:t>
      </w:r>
    </w:p>
    <w:p w:rsidR="00312AFF" w:rsidRDefault="00951646" w:rsidP="00312AFF">
      <w:pPr>
        <w:pStyle w:val="ListParagraph"/>
        <w:numPr>
          <w:ilvl w:val="0"/>
          <w:numId w:val="8"/>
        </w:numPr>
        <w:spacing w:after="200" w:line="276" w:lineRule="auto"/>
        <w:ind w:left="284" w:hanging="284"/>
      </w:pPr>
      <w:r>
        <w:t>Clock Divide Register - to configure system clock divi</w:t>
      </w:r>
      <w:r w:rsidR="00312AFF">
        <w:t>de factor to the SPI clock. I.e.</w:t>
      </w:r>
      <w:r>
        <w:t xml:space="preserve"> </w:t>
      </w:r>
      <w:r w:rsidR="00312AFF">
        <w:t>suppose</w:t>
      </w:r>
      <w:r>
        <w:t xml:space="preserve"> divide factor is 2, then each two system clock cycles (4 system clocks event</w:t>
      </w:r>
      <w:r w:rsidR="00087748">
        <w:t>s</w:t>
      </w:r>
      <w:r>
        <w:t>), SPI_CLK will change its polarity.</w:t>
      </w:r>
    </w:p>
    <w:p w:rsidR="00312AFF" w:rsidRDefault="00312AFF" w:rsidP="00312AFF">
      <w:pPr>
        <w:pStyle w:val="Heading3"/>
      </w:pPr>
      <w:bookmarkStart w:id="45" w:name="_Toc310801878"/>
      <w:r>
        <w:t>2.1.1 Activation Requirements</w:t>
      </w:r>
      <w:bookmarkEnd w:id="45"/>
    </w:p>
    <w:p w:rsidR="00312AFF" w:rsidRDefault="00312AFF" w:rsidP="00312AFF">
      <w:r>
        <w:t>In order for the SPI Master to work prop</w:t>
      </w:r>
      <w:r w:rsidR="00A7102A">
        <w:t>erly, the following requirement</w:t>
      </w:r>
      <w:r>
        <w:t xml:space="preserve"> must be met:</w:t>
      </w:r>
    </w:p>
    <w:p w:rsidR="00312AFF" w:rsidRPr="00E94881" w:rsidRDefault="00312AFF" w:rsidP="00312AFF">
      <w:pPr>
        <w:pStyle w:val="ListParagraph"/>
        <w:numPr>
          <w:ilvl w:val="0"/>
          <w:numId w:val="9"/>
        </w:numPr>
        <w:spacing w:after="200" w:line="276" w:lineRule="auto"/>
        <w:ind w:left="284" w:hanging="284"/>
      </w:pPr>
      <w:r>
        <w:lastRenderedPageBreak/>
        <w:t xml:space="preserve">FIFO should assert </w:t>
      </w:r>
      <w:r w:rsidRPr="008B6560">
        <w:rPr>
          <w:i/>
          <w:iCs/>
        </w:rPr>
        <w:t>FIFO_DIN_VALID</w:t>
      </w:r>
      <w:r>
        <w:t xml:space="preserve"> within one </w:t>
      </w:r>
      <w:r w:rsidR="00087748">
        <w:t xml:space="preserve">system </w:t>
      </w:r>
      <w:r>
        <w:t xml:space="preserve">clock from </w:t>
      </w:r>
      <w:r w:rsidRPr="008B6560">
        <w:rPr>
          <w:i/>
          <w:iCs/>
        </w:rPr>
        <w:t>FIFO_REQ_DATA</w:t>
      </w:r>
      <w:r>
        <w:t>.</w:t>
      </w:r>
    </w:p>
    <w:p w:rsidR="00312AFF" w:rsidRDefault="00312AFF" w:rsidP="00312AFF">
      <w:pPr>
        <w:pStyle w:val="Heading3"/>
      </w:pPr>
      <w:bookmarkStart w:id="46" w:name="_Toc310801879"/>
      <w:r>
        <w:t>2.1</w:t>
      </w:r>
      <w:r w:rsidR="00766B6B">
        <w:t>.2</w:t>
      </w:r>
      <w:r>
        <w:t xml:space="preserve"> Design </w:t>
      </w:r>
      <w:proofErr w:type="spellStart"/>
      <w:r>
        <w:t>Pinout</w:t>
      </w:r>
      <w:bookmarkEnd w:id="46"/>
      <w:proofErr w:type="spellEnd"/>
    </w:p>
    <w:p w:rsidR="00312AFF" w:rsidRDefault="00312AFF" w:rsidP="00312AFF">
      <w:pPr>
        <w:keepNext/>
        <w:jc w:val="center"/>
      </w:pPr>
      <w:r w:rsidRPr="00312AFF">
        <w:rPr>
          <w:noProof/>
        </w:rPr>
        <w:drawing>
          <wp:inline distT="0" distB="0" distL="0" distR="0">
            <wp:extent cx="4663440" cy="2903220"/>
            <wp:effectExtent l="1905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67278" cy="2905609"/>
                    </a:xfrm>
                    <a:prstGeom prst="rect">
                      <a:avLst/>
                    </a:prstGeom>
                    <a:noFill/>
                    <a:ln>
                      <a:noFill/>
                    </a:ln>
                  </pic:spPr>
                </pic:pic>
              </a:graphicData>
            </a:graphic>
          </wp:inline>
        </w:drawing>
      </w:r>
    </w:p>
    <w:p w:rsidR="00312AFF" w:rsidRPr="00312AFF" w:rsidRDefault="00312AFF" w:rsidP="00312AFF">
      <w:pPr>
        <w:pStyle w:val="Caption"/>
        <w:bidi w:val="0"/>
        <w:jc w:val="center"/>
      </w:pPr>
      <w:bookmarkStart w:id="47" w:name="_Toc310871643"/>
      <w:r>
        <w:t xml:space="preserve">Figure </w:t>
      </w:r>
      <w:fldSimple w:instr=" SEQ Figure \* ARABIC ">
        <w:r w:rsidR="00DA43C2">
          <w:rPr>
            <w:noProof/>
          </w:rPr>
          <w:t>3</w:t>
        </w:r>
      </w:fldSimple>
      <w:r>
        <w:rPr>
          <w:noProof/>
        </w:rPr>
        <w:t xml:space="preserve"> - SPI Master Pinout</w:t>
      </w:r>
      <w:bookmarkEnd w:id="47"/>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312AFF" w:rsidRPr="00190542" w:rsidTr="00766B6B">
        <w:trPr>
          <w:tblHeader/>
        </w:trPr>
        <w:tc>
          <w:tcPr>
            <w:tcW w:w="1951" w:type="dxa"/>
            <w:shd w:val="solid" w:color="auto" w:fill="auto"/>
          </w:tcPr>
          <w:p w:rsidR="00312AFF" w:rsidRPr="00190542" w:rsidRDefault="00312AFF" w:rsidP="00E8646C">
            <w:r w:rsidRPr="00190542">
              <w:t>Pin Name</w:t>
            </w:r>
          </w:p>
        </w:tc>
        <w:tc>
          <w:tcPr>
            <w:tcW w:w="1276" w:type="dxa"/>
            <w:shd w:val="solid" w:color="auto" w:fill="auto"/>
          </w:tcPr>
          <w:p w:rsidR="00312AFF" w:rsidRPr="00190542" w:rsidRDefault="00312AFF" w:rsidP="00E8646C">
            <w:r w:rsidRPr="00190542">
              <w:t>Direction</w:t>
            </w:r>
          </w:p>
        </w:tc>
        <w:tc>
          <w:tcPr>
            <w:tcW w:w="5386" w:type="dxa"/>
            <w:shd w:val="solid" w:color="auto" w:fill="auto"/>
          </w:tcPr>
          <w:p w:rsidR="00312AFF" w:rsidRPr="00190542" w:rsidRDefault="00312AFF" w:rsidP="00766B6B">
            <w:r w:rsidRPr="00190542">
              <w:t>Description</w:t>
            </w:r>
          </w:p>
        </w:tc>
      </w:tr>
      <w:tr w:rsidR="00312AFF" w:rsidRPr="00190542" w:rsidTr="00766B6B">
        <w:tc>
          <w:tcPr>
            <w:tcW w:w="1951" w:type="dxa"/>
          </w:tcPr>
          <w:p w:rsidR="00312AFF" w:rsidRPr="00190542" w:rsidRDefault="00766B6B" w:rsidP="00E8646C">
            <w:proofErr w:type="spellStart"/>
            <w:r>
              <w:t>c</w:t>
            </w:r>
            <w:r w:rsidR="00312AFF">
              <w:t>lk</w:t>
            </w:r>
            <w:proofErr w:type="spellEnd"/>
          </w:p>
        </w:tc>
        <w:tc>
          <w:tcPr>
            <w:tcW w:w="1276" w:type="dxa"/>
          </w:tcPr>
          <w:p w:rsidR="00312AFF" w:rsidRPr="00190542" w:rsidRDefault="00312AFF" w:rsidP="00E8646C">
            <w:r>
              <w:t>In</w:t>
            </w:r>
          </w:p>
        </w:tc>
        <w:tc>
          <w:tcPr>
            <w:tcW w:w="5386" w:type="dxa"/>
          </w:tcPr>
          <w:p w:rsidR="00312AFF" w:rsidRPr="00190542" w:rsidRDefault="00312AFF" w:rsidP="00E8646C">
            <w:r>
              <w:t>System Clock</w:t>
            </w:r>
          </w:p>
        </w:tc>
      </w:tr>
      <w:tr w:rsidR="00312AFF" w:rsidRPr="00190542" w:rsidTr="00766B6B">
        <w:tc>
          <w:tcPr>
            <w:tcW w:w="1951" w:type="dxa"/>
          </w:tcPr>
          <w:p w:rsidR="00312AFF" w:rsidRPr="00190542" w:rsidRDefault="00766B6B" w:rsidP="00E8646C">
            <w:proofErr w:type="spellStart"/>
            <w:r>
              <w:t>r</w:t>
            </w:r>
            <w:r w:rsidR="00312AFF">
              <w:t>st</w:t>
            </w:r>
            <w:proofErr w:type="spellEnd"/>
          </w:p>
        </w:tc>
        <w:tc>
          <w:tcPr>
            <w:tcW w:w="1276" w:type="dxa"/>
          </w:tcPr>
          <w:p w:rsidR="00312AFF" w:rsidRPr="00190542" w:rsidRDefault="00312AFF" w:rsidP="00E8646C">
            <w:r>
              <w:t>In</w:t>
            </w:r>
          </w:p>
        </w:tc>
        <w:tc>
          <w:tcPr>
            <w:tcW w:w="5386" w:type="dxa"/>
          </w:tcPr>
          <w:p w:rsidR="00312AFF" w:rsidRPr="00190542" w:rsidRDefault="00087748" w:rsidP="00E8646C">
            <w:r>
              <w:t>Reset (active according to Reset polarity g</w:t>
            </w:r>
            <w:r w:rsidR="00312AFF">
              <w:t>eneric)</w:t>
            </w:r>
          </w:p>
        </w:tc>
      </w:tr>
      <w:tr w:rsidR="00312AFF" w:rsidRPr="00190542" w:rsidTr="00766B6B">
        <w:tc>
          <w:tcPr>
            <w:tcW w:w="1951" w:type="dxa"/>
          </w:tcPr>
          <w:p w:rsidR="00312AFF" w:rsidRPr="00190542" w:rsidRDefault="00766B6B" w:rsidP="00E8646C">
            <w:proofErr w:type="spellStart"/>
            <w:r>
              <w:t>s</w:t>
            </w:r>
            <w:r w:rsidR="00312AFF">
              <w:t>pi_clk</w:t>
            </w:r>
            <w:proofErr w:type="spellEnd"/>
          </w:p>
        </w:tc>
        <w:tc>
          <w:tcPr>
            <w:tcW w:w="1276" w:type="dxa"/>
          </w:tcPr>
          <w:p w:rsidR="00312AFF" w:rsidRPr="00190542" w:rsidRDefault="00312AFF" w:rsidP="00E8646C">
            <w:r>
              <w:t>Out</w:t>
            </w:r>
          </w:p>
        </w:tc>
        <w:tc>
          <w:tcPr>
            <w:tcW w:w="5386" w:type="dxa"/>
          </w:tcPr>
          <w:p w:rsidR="00312AFF" w:rsidRPr="00190542" w:rsidRDefault="00312AFF" w:rsidP="00E8646C">
            <w:r>
              <w:t>SPI Output Clock</w:t>
            </w:r>
          </w:p>
        </w:tc>
      </w:tr>
      <w:tr w:rsidR="00312AFF" w:rsidTr="00766B6B">
        <w:tc>
          <w:tcPr>
            <w:tcW w:w="1951" w:type="dxa"/>
          </w:tcPr>
          <w:p w:rsidR="00312AFF" w:rsidRDefault="00766B6B" w:rsidP="00E8646C">
            <w:proofErr w:type="spellStart"/>
            <w:r>
              <w:t>s</w:t>
            </w:r>
            <w:r w:rsidR="00312AFF">
              <w:t>pi_mosi</w:t>
            </w:r>
            <w:proofErr w:type="spellEnd"/>
          </w:p>
        </w:tc>
        <w:tc>
          <w:tcPr>
            <w:tcW w:w="1276" w:type="dxa"/>
          </w:tcPr>
          <w:p w:rsidR="00312AFF" w:rsidRDefault="00312AFF" w:rsidP="00E8646C">
            <w:r>
              <w:t>Out</w:t>
            </w:r>
          </w:p>
        </w:tc>
        <w:tc>
          <w:tcPr>
            <w:tcW w:w="5386" w:type="dxa"/>
          </w:tcPr>
          <w:p w:rsidR="00312AFF" w:rsidRDefault="00312AFF" w:rsidP="00E8646C">
            <w:r>
              <w:t>SPI Master Out</w:t>
            </w:r>
            <w:r w:rsidR="00087748">
              <w:t>put</w:t>
            </w:r>
            <w:r>
              <w:t xml:space="preserve"> Slave In</w:t>
            </w:r>
            <w:r w:rsidR="00087748">
              <w:t>put</w:t>
            </w:r>
          </w:p>
        </w:tc>
      </w:tr>
      <w:tr w:rsidR="00312AFF" w:rsidTr="00766B6B">
        <w:tc>
          <w:tcPr>
            <w:tcW w:w="1951" w:type="dxa"/>
          </w:tcPr>
          <w:p w:rsidR="00312AFF" w:rsidRDefault="00766B6B" w:rsidP="00E8646C">
            <w:proofErr w:type="spellStart"/>
            <w:r>
              <w:t>s</w:t>
            </w:r>
            <w:r w:rsidR="00312AFF">
              <w:t>pi_miso</w:t>
            </w:r>
            <w:proofErr w:type="spellEnd"/>
          </w:p>
        </w:tc>
        <w:tc>
          <w:tcPr>
            <w:tcW w:w="1276" w:type="dxa"/>
          </w:tcPr>
          <w:p w:rsidR="00312AFF" w:rsidRDefault="00312AFF" w:rsidP="00E8646C">
            <w:r>
              <w:t>In</w:t>
            </w:r>
          </w:p>
        </w:tc>
        <w:tc>
          <w:tcPr>
            <w:tcW w:w="5386" w:type="dxa"/>
          </w:tcPr>
          <w:p w:rsidR="00312AFF" w:rsidRDefault="00312AFF" w:rsidP="00E8646C">
            <w:r>
              <w:t>SPI Master In</w:t>
            </w:r>
            <w:r w:rsidR="00087748">
              <w:t>put</w:t>
            </w:r>
            <w:r>
              <w:t xml:space="preserve"> Slave Out</w:t>
            </w:r>
            <w:r w:rsidR="00087748">
              <w:t>put</w:t>
            </w:r>
          </w:p>
        </w:tc>
      </w:tr>
      <w:tr w:rsidR="00312AFF" w:rsidTr="00766B6B">
        <w:tc>
          <w:tcPr>
            <w:tcW w:w="1951" w:type="dxa"/>
          </w:tcPr>
          <w:p w:rsidR="00312AFF" w:rsidRPr="00E01DA5" w:rsidRDefault="00766B6B" w:rsidP="00E8646C">
            <w:proofErr w:type="spellStart"/>
            <w:r>
              <w:t>s</w:t>
            </w:r>
            <w:r w:rsidR="00312AFF">
              <w:t>pi_ss</w:t>
            </w:r>
            <w:proofErr w:type="spellEnd"/>
            <w:r w:rsidR="00312AFF">
              <w:t xml:space="preserve"> []</w:t>
            </w:r>
          </w:p>
        </w:tc>
        <w:tc>
          <w:tcPr>
            <w:tcW w:w="1276" w:type="dxa"/>
          </w:tcPr>
          <w:p w:rsidR="00312AFF" w:rsidRDefault="00312AFF" w:rsidP="00E8646C">
            <w:r>
              <w:t>Out</w:t>
            </w:r>
          </w:p>
        </w:tc>
        <w:tc>
          <w:tcPr>
            <w:tcW w:w="5386" w:type="dxa"/>
          </w:tcPr>
          <w:p w:rsidR="00312AFF" w:rsidRDefault="00312AFF" w:rsidP="00E8646C">
            <w:r>
              <w:t>SPI Slave Select</w:t>
            </w:r>
          </w:p>
        </w:tc>
      </w:tr>
      <w:tr w:rsidR="00312AFF" w:rsidTr="00766B6B">
        <w:tc>
          <w:tcPr>
            <w:tcW w:w="1951" w:type="dxa"/>
          </w:tcPr>
          <w:p w:rsidR="00312AFF" w:rsidRDefault="00766B6B" w:rsidP="00E8646C">
            <w:proofErr w:type="spellStart"/>
            <w:r>
              <w:t>f</w:t>
            </w:r>
            <w:r w:rsidR="00312AFF">
              <w:t>ifo_req_data</w:t>
            </w:r>
            <w:proofErr w:type="spellEnd"/>
          </w:p>
        </w:tc>
        <w:tc>
          <w:tcPr>
            <w:tcW w:w="1276" w:type="dxa"/>
          </w:tcPr>
          <w:p w:rsidR="00312AFF" w:rsidRDefault="00312AFF" w:rsidP="00E8646C">
            <w:r>
              <w:t>Out</w:t>
            </w:r>
          </w:p>
        </w:tc>
        <w:tc>
          <w:tcPr>
            <w:tcW w:w="5386" w:type="dxa"/>
          </w:tcPr>
          <w:p w:rsidR="00312AFF" w:rsidRDefault="00312AFF" w:rsidP="00E8646C">
            <w:r>
              <w:t>Request for data from FIFO</w:t>
            </w:r>
          </w:p>
        </w:tc>
      </w:tr>
      <w:tr w:rsidR="00312AFF" w:rsidTr="00766B6B">
        <w:tc>
          <w:tcPr>
            <w:tcW w:w="1951" w:type="dxa"/>
          </w:tcPr>
          <w:p w:rsidR="00312AFF" w:rsidRDefault="00766B6B" w:rsidP="00E8646C">
            <w:proofErr w:type="spellStart"/>
            <w:r>
              <w:t>f</w:t>
            </w:r>
            <w:r w:rsidR="00312AFF">
              <w:t>ifo_din</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Input data from FIFO</w:t>
            </w:r>
          </w:p>
        </w:tc>
      </w:tr>
      <w:tr w:rsidR="00312AFF" w:rsidRPr="006E3D0B" w:rsidTr="00766B6B">
        <w:tc>
          <w:tcPr>
            <w:tcW w:w="1951" w:type="dxa"/>
          </w:tcPr>
          <w:p w:rsidR="00312AFF" w:rsidRDefault="00766B6B" w:rsidP="00E8646C">
            <w:proofErr w:type="spellStart"/>
            <w:r>
              <w:t>f</w:t>
            </w:r>
            <w:r w:rsidR="00312AFF">
              <w:t>ifo_din_valid</w:t>
            </w:r>
            <w:proofErr w:type="spellEnd"/>
          </w:p>
        </w:tc>
        <w:tc>
          <w:tcPr>
            <w:tcW w:w="1276" w:type="dxa"/>
          </w:tcPr>
          <w:p w:rsidR="00312AFF" w:rsidRDefault="00312AFF" w:rsidP="00E8646C">
            <w:r>
              <w:t>In</w:t>
            </w:r>
          </w:p>
        </w:tc>
        <w:tc>
          <w:tcPr>
            <w:tcW w:w="5386" w:type="dxa"/>
          </w:tcPr>
          <w:p w:rsidR="00312AFF" w:rsidRPr="006E3D0B" w:rsidRDefault="00312AFF" w:rsidP="00E8646C">
            <w:r>
              <w:t>'1' when input data from FIFO is valid (</w:t>
            </w:r>
            <w:proofErr w:type="spellStart"/>
            <w:r>
              <w:t>wil</w:t>
            </w:r>
            <w:proofErr w:type="spellEnd"/>
            <w:r>
              <w:t xml:space="preserve"> be '1' for one clock cycle, with delay of one clock cycle from </w:t>
            </w:r>
            <w:proofErr w:type="spellStart"/>
            <w:r>
              <w:rPr>
                <w:i/>
                <w:iCs/>
              </w:rPr>
              <w:t>fifo_req_data</w:t>
            </w:r>
            <w:proofErr w:type="spellEnd"/>
            <w:r>
              <w:t>)</w:t>
            </w:r>
          </w:p>
        </w:tc>
      </w:tr>
      <w:tr w:rsidR="00312AFF" w:rsidTr="00766B6B">
        <w:tc>
          <w:tcPr>
            <w:tcW w:w="1951" w:type="dxa"/>
          </w:tcPr>
          <w:p w:rsidR="00312AFF" w:rsidRDefault="00766B6B" w:rsidP="00E8646C">
            <w:proofErr w:type="spellStart"/>
            <w:r>
              <w:t>f</w:t>
            </w:r>
            <w:r w:rsidR="00312AFF">
              <w:t>ifo_empty</w:t>
            </w:r>
            <w:proofErr w:type="spellEnd"/>
          </w:p>
        </w:tc>
        <w:tc>
          <w:tcPr>
            <w:tcW w:w="1276" w:type="dxa"/>
          </w:tcPr>
          <w:p w:rsidR="00312AFF" w:rsidRDefault="00312AFF" w:rsidP="00E8646C">
            <w:r>
              <w:t>In</w:t>
            </w:r>
          </w:p>
        </w:tc>
        <w:tc>
          <w:tcPr>
            <w:tcW w:w="5386" w:type="dxa"/>
          </w:tcPr>
          <w:p w:rsidR="00312AFF" w:rsidRDefault="00312AFF" w:rsidP="00E8646C">
            <w:r>
              <w:t>'1' when FIFO is empty</w:t>
            </w:r>
          </w:p>
        </w:tc>
      </w:tr>
      <w:tr w:rsidR="00312AFF" w:rsidTr="00766B6B">
        <w:tc>
          <w:tcPr>
            <w:tcW w:w="1951" w:type="dxa"/>
          </w:tcPr>
          <w:p w:rsidR="00312AFF" w:rsidRDefault="00766B6B" w:rsidP="00E8646C">
            <w:proofErr w:type="spellStart"/>
            <w:r>
              <w:t>s</w:t>
            </w:r>
            <w:r w:rsidR="00312AFF">
              <w:t>pi_slave_addr</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SPI Addressed Slave. Feed with the NUMBER of the slave (</w:t>
            </w:r>
            <w:proofErr w:type="spellStart"/>
            <w:r>
              <w:t>i.e</w:t>
            </w:r>
            <w:proofErr w:type="spellEnd"/>
            <w:r>
              <w:t>, for slave number 3, set value of "11")</w:t>
            </w:r>
          </w:p>
        </w:tc>
      </w:tr>
      <w:tr w:rsidR="00312AFF" w:rsidTr="00766B6B">
        <w:tc>
          <w:tcPr>
            <w:tcW w:w="1951" w:type="dxa"/>
          </w:tcPr>
          <w:p w:rsidR="00312AFF" w:rsidRDefault="00766B6B" w:rsidP="00E8646C">
            <w:proofErr w:type="spellStart"/>
            <w:r>
              <w:t>r</w:t>
            </w:r>
            <w:r w:rsidR="00312AFF">
              <w:t>eg_addr</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Address to Internal Configurations Registers</w:t>
            </w:r>
          </w:p>
        </w:tc>
      </w:tr>
      <w:tr w:rsidR="00312AFF" w:rsidTr="00766B6B">
        <w:tc>
          <w:tcPr>
            <w:tcW w:w="1951" w:type="dxa"/>
          </w:tcPr>
          <w:p w:rsidR="00312AFF" w:rsidRDefault="00766B6B" w:rsidP="00E8646C">
            <w:proofErr w:type="spellStart"/>
            <w:r>
              <w:t>r</w:t>
            </w:r>
            <w:r w:rsidR="00312AFF">
              <w:t>eg_din</w:t>
            </w:r>
            <w:proofErr w:type="spellEnd"/>
            <w:r w:rsidR="00312AFF">
              <w:t xml:space="preserve"> []</w:t>
            </w:r>
          </w:p>
        </w:tc>
        <w:tc>
          <w:tcPr>
            <w:tcW w:w="1276" w:type="dxa"/>
          </w:tcPr>
          <w:p w:rsidR="00312AFF" w:rsidRDefault="00312AFF" w:rsidP="00E8646C">
            <w:r>
              <w:t>In</w:t>
            </w:r>
          </w:p>
        </w:tc>
        <w:tc>
          <w:tcPr>
            <w:tcW w:w="5386" w:type="dxa"/>
          </w:tcPr>
          <w:p w:rsidR="00312AFF" w:rsidRDefault="00312AFF" w:rsidP="00E8646C">
            <w:r>
              <w:t xml:space="preserve">Input data to </w:t>
            </w:r>
            <w:r w:rsidR="00087748">
              <w:t xml:space="preserve">Configurations </w:t>
            </w:r>
            <w:r>
              <w:t>Registers</w:t>
            </w:r>
          </w:p>
        </w:tc>
      </w:tr>
      <w:tr w:rsidR="00312AFF" w:rsidTr="00766B6B">
        <w:tc>
          <w:tcPr>
            <w:tcW w:w="1951" w:type="dxa"/>
          </w:tcPr>
          <w:p w:rsidR="00312AFF" w:rsidRDefault="00766B6B" w:rsidP="00E8646C">
            <w:proofErr w:type="spellStart"/>
            <w:r>
              <w:t>r</w:t>
            </w:r>
            <w:r w:rsidR="00312AFF">
              <w:t>eg_din_val</w:t>
            </w:r>
            <w:proofErr w:type="spellEnd"/>
          </w:p>
        </w:tc>
        <w:tc>
          <w:tcPr>
            <w:tcW w:w="1276" w:type="dxa"/>
          </w:tcPr>
          <w:p w:rsidR="00312AFF" w:rsidRDefault="00312AFF" w:rsidP="00E8646C">
            <w:r>
              <w:t>In</w:t>
            </w:r>
          </w:p>
        </w:tc>
        <w:tc>
          <w:tcPr>
            <w:tcW w:w="5386" w:type="dxa"/>
          </w:tcPr>
          <w:p w:rsidR="00312AFF" w:rsidRDefault="00312AFF" w:rsidP="00E8646C">
            <w:r>
              <w:t>Data to registers is valid (should be asserted for one clock cycle)</w:t>
            </w:r>
          </w:p>
        </w:tc>
      </w:tr>
      <w:tr w:rsidR="00312AFF" w:rsidTr="00766B6B">
        <w:tc>
          <w:tcPr>
            <w:tcW w:w="1951" w:type="dxa"/>
          </w:tcPr>
          <w:p w:rsidR="00312AFF" w:rsidRDefault="00766B6B" w:rsidP="00E8646C">
            <w:proofErr w:type="spellStart"/>
            <w:r>
              <w:t>r</w:t>
            </w:r>
            <w:r w:rsidR="00312AFF">
              <w:t>eg_ack</w:t>
            </w:r>
            <w:proofErr w:type="spellEnd"/>
          </w:p>
        </w:tc>
        <w:tc>
          <w:tcPr>
            <w:tcW w:w="1276" w:type="dxa"/>
          </w:tcPr>
          <w:p w:rsidR="00312AFF" w:rsidRDefault="00312AFF" w:rsidP="00E8646C">
            <w:r>
              <w:t>Out</w:t>
            </w:r>
          </w:p>
        </w:tc>
        <w:tc>
          <w:tcPr>
            <w:tcW w:w="5386" w:type="dxa"/>
          </w:tcPr>
          <w:p w:rsidR="00312AFF" w:rsidRDefault="00312AFF" w:rsidP="00E8646C">
            <w:r>
              <w:t>Register Data has been acknowledged</w:t>
            </w:r>
          </w:p>
        </w:tc>
      </w:tr>
      <w:tr w:rsidR="00312AFF" w:rsidTr="00766B6B">
        <w:tc>
          <w:tcPr>
            <w:tcW w:w="1951" w:type="dxa"/>
          </w:tcPr>
          <w:p w:rsidR="00312AFF" w:rsidRDefault="00766B6B" w:rsidP="00E8646C">
            <w:proofErr w:type="spellStart"/>
            <w:r>
              <w:t>r</w:t>
            </w:r>
            <w:r w:rsidR="00312AFF">
              <w:t>eg_err</w:t>
            </w:r>
            <w:proofErr w:type="spellEnd"/>
          </w:p>
        </w:tc>
        <w:tc>
          <w:tcPr>
            <w:tcW w:w="1276" w:type="dxa"/>
          </w:tcPr>
          <w:p w:rsidR="00312AFF" w:rsidRDefault="00312AFF" w:rsidP="00E8646C">
            <w:r>
              <w:t>Out</w:t>
            </w:r>
          </w:p>
        </w:tc>
        <w:tc>
          <w:tcPr>
            <w:tcW w:w="5386" w:type="dxa"/>
          </w:tcPr>
          <w:p w:rsidR="00312AFF" w:rsidRDefault="00312AFF" w:rsidP="00E8646C">
            <w:r>
              <w:t>Error while writing data to registers</w:t>
            </w:r>
          </w:p>
        </w:tc>
      </w:tr>
      <w:tr w:rsidR="00312AFF" w:rsidTr="00766B6B">
        <w:tc>
          <w:tcPr>
            <w:tcW w:w="1951" w:type="dxa"/>
          </w:tcPr>
          <w:p w:rsidR="00312AFF" w:rsidRDefault="00766B6B" w:rsidP="00E8646C">
            <w:r>
              <w:t>b</w:t>
            </w:r>
            <w:r w:rsidR="00312AFF">
              <w:t>usy</w:t>
            </w:r>
          </w:p>
        </w:tc>
        <w:tc>
          <w:tcPr>
            <w:tcW w:w="1276" w:type="dxa"/>
          </w:tcPr>
          <w:p w:rsidR="00312AFF" w:rsidRDefault="00312AFF" w:rsidP="00E8646C">
            <w:r>
              <w:t>Out</w:t>
            </w:r>
          </w:p>
        </w:tc>
        <w:tc>
          <w:tcPr>
            <w:tcW w:w="5386" w:type="dxa"/>
          </w:tcPr>
          <w:p w:rsidR="00312AFF" w:rsidRDefault="00312AFF" w:rsidP="00E8646C">
            <w:r>
              <w:t>SPI Master is in the middle of a transaction</w:t>
            </w:r>
          </w:p>
        </w:tc>
      </w:tr>
      <w:tr w:rsidR="00312AFF" w:rsidTr="00766B6B">
        <w:tc>
          <w:tcPr>
            <w:tcW w:w="1951" w:type="dxa"/>
          </w:tcPr>
          <w:p w:rsidR="00312AFF" w:rsidRDefault="00766B6B" w:rsidP="00E8646C">
            <w:proofErr w:type="spellStart"/>
            <w:r>
              <w:t>d</w:t>
            </w:r>
            <w:r w:rsidR="00312AFF">
              <w:t>out</w:t>
            </w:r>
            <w:proofErr w:type="spellEnd"/>
            <w:r w:rsidR="00312AFF">
              <w:t xml:space="preserve"> []</w:t>
            </w:r>
          </w:p>
        </w:tc>
        <w:tc>
          <w:tcPr>
            <w:tcW w:w="1276" w:type="dxa"/>
          </w:tcPr>
          <w:p w:rsidR="00312AFF" w:rsidRDefault="00312AFF" w:rsidP="00E8646C">
            <w:r>
              <w:t>Out</w:t>
            </w:r>
          </w:p>
        </w:tc>
        <w:tc>
          <w:tcPr>
            <w:tcW w:w="5386" w:type="dxa"/>
          </w:tcPr>
          <w:p w:rsidR="00312AFF" w:rsidRDefault="00312AFF" w:rsidP="00E8646C">
            <w:r>
              <w:t>Output data, which has been received from SPI Slave</w:t>
            </w:r>
          </w:p>
        </w:tc>
      </w:tr>
      <w:tr w:rsidR="00312AFF" w:rsidRPr="006E3D0B" w:rsidTr="00766B6B">
        <w:tc>
          <w:tcPr>
            <w:tcW w:w="1951" w:type="dxa"/>
          </w:tcPr>
          <w:p w:rsidR="00312AFF" w:rsidRDefault="00766B6B" w:rsidP="00E8646C">
            <w:proofErr w:type="spellStart"/>
            <w:r>
              <w:t>d</w:t>
            </w:r>
            <w:r w:rsidR="00312AFF">
              <w:t>out_valid</w:t>
            </w:r>
            <w:proofErr w:type="spellEnd"/>
          </w:p>
        </w:tc>
        <w:tc>
          <w:tcPr>
            <w:tcW w:w="1276" w:type="dxa"/>
          </w:tcPr>
          <w:p w:rsidR="00312AFF" w:rsidRDefault="00312AFF" w:rsidP="00E8646C">
            <w:r>
              <w:t>Out</w:t>
            </w:r>
          </w:p>
        </w:tc>
        <w:tc>
          <w:tcPr>
            <w:tcW w:w="5386" w:type="dxa"/>
          </w:tcPr>
          <w:p w:rsidR="00312AFF" w:rsidRPr="006E3D0B" w:rsidRDefault="00312AFF" w:rsidP="00312AFF">
            <w:pPr>
              <w:keepNext/>
            </w:pPr>
            <w:r>
              <w:t xml:space="preserve">Asserted when </w:t>
            </w:r>
            <w:proofErr w:type="spellStart"/>
            <w:r>
              <w:rPr>
                <w:i/>
                <w:iCs/>
              </w:rPr>
              <w:t>dout</w:t>
            </w:r>
            <w:proofErr w:type="spellEnd"/>
            <w:r>
              <w:t xml:space="preserve"> is valid</w:t>
            </w:r>
          </w:p>
        </w:tc>
      </w:tr>
    </w:tbl>
    <w:p w:rsidR="00312AFF" w:rsidRDefault="00312AFF" w:rsidP="00312AFF">
      <w:pPr>
        <w:pStyle w:val="Caption"/>
        <w:bidi w:val="0"/>
        <w:jc w:val="center"/>
      </w:pPr>
      <w:bookmarkStart w:id="48" w:name="_Toc310801957"/>
      <w:r>
        <w:t xml:space="preserve">Table </w:t>
      </w:r>
      <w:fldSimple w:instr=" SEQ Table \* ARABIC ">
        <w:r w:rsidR="00F91CFC">
          <w:rPr>
            <w:noProof/>
          </w:rPr>
          <w:t>1</w:t>
        </w:r>
      </w:fldSimple>
      <w:r w:rsidR="00766B6B">
        <w:rPr>
          <w:noProof/>
        </w:rPr>
        <w:t xml:space="preserve"> - SPI Master Pinout D</w:t>
      </w:r>
      <w:r>
        <w:rPr>
          <w:noProof/>
        </w:rPr>
        <w:t>escription</w:t>
      </w:r>
      <w:bookmarkEnd w:id="48"/>
    </w:p>
    <w:p w:rsidR="00766B6B" w:rsidRDefault="00766B6B" w:rsidP="002E272A">
      <w:pPr>
        <w:pStyle w:val="Heading3"/>
      </w:pPr>
    </w:p>
    <w:p w:rsidR="00766B6B" w:rsidRDefault="00766B6B" w:rsidP="00766B6B"/>
    <w:p w:rsidR="00766B6B" w:rsidRPr="00766B6B" w:rsidRDefault="00766B6B" w:rsidP="00766B6B"/>
    <w:p w:rsidR="00766B6B" w:rsidRDefault="00766B6B" w:rsidP="00766B6B">
      <w:pPr>
        <w:pStyle w:val="Heading3"/>
      </w:pPr>
      <w:bookmarkStart w:id="49" w:name="_Toc310801880"/>
      <w:r>
        <w:t>2.1.3 Generic Parameters</w:t>
      </w:r>
      <w:bookmarkEnd w:id="49"/>
    </w:p>
    <w:p w:rsidR="00766B6B" w:rsidRPr="00766B6B" w:rsidRDefault="00766B6B" w:rsidP="00766B6B"/>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766B6B" w:rsidRPr="00190542" w:rsidTr="00766B6B">
        <w:trPr>
          <w:tblHeader/>
        </w:trPr>
        <w:tc>
          <w:tcPr>
            <w:tcW w:w="2376" w:type="dxa"/>
            <w:shd w:val="solid" w:color="auto" w:fill="auto"/>
          </w:tcPr>
          <w:p w:rsidR="00766B6B" w:rsidRPr="00190542" w:rsidRDefault="00766B6B" w:rsidP="00E8646C">
            <w:r>
              <w:t>Generic Parameter</w:t>
            </w:r>
          </w:p>
        </w:tc>
        <w:tc>
          <w:tcPr>
            <w:tcW w:w="1251" w:type="dxa"/>
            <w:shd w:val="solid" w:color="auto" w:fill="auto"/>
          </w:tcPr>
          <w:p w:rsidR="00766B6B" w:rsidRPr="00190542" w:rsidRDefault="00766B6B" w:rsidP="00E8646C">
            <w:pPr>
              <w:jc w:val="center"/>
            </w:pPr>
            <w:r>
              <w:t>Default Value</w:t>
            </w:r>
          </w:p>
        </w:tc>
        <w:tc>
          <w:tcPr>
            <w:tcW w:w="4895" w:type="dxa"/>
            <w:shd w:val="solid" w:color="auto" w:fill="auto"/>
          </w:tcPr>
          <w:p w:rsidR="00766B6B" w:rsidRPr="00190542" w:rsidRDefault="00766B6B" w:rsidP="00E8646C">
            <w:r w:rsidRPr="00190542">
              <w:t>Description</w:t>
            </w:r>
          </w:p>
        </w:tc>
      </w:tr>
      <w:tr w:rsidR="00766B6B" w:rsidRPr="00190542" w:rsidTr="00766B6B">
        <w:tc>
          <w:tcPr>
            <w:tcW w:w="2376" w:type="dxa"/>
          </w:tcPr>
          <w:p w:rsidR="00766B6B" w:rsidRPr="00087748" w:rsidRDefault="00766B6B" w:rsidP="00E8646C">
            <w:pPr>
              <w:rPr>
                <w:b/>
                <w:bCs/>
              </w:rPr>
            </w:pPr>
            <w:proofErr w:type="spellStart"/>
            <w:r w:rsidRPr="00087748">
              <w:rPr>
                <w:b/>
                <w:bCs/>
              </w:rPr>
              <w:t>reset_polartiy_g</w:t>
            </w:r>
            <w:proofErr w:type="spellEnd"/>
          </w:p>
        </w:tc>
        <w:tc>
          <w:tcPr>
            <w:tcW w:w="1251" w:type="dxa"/>
          </w:tcPr>
          <w:p w:rsidR="00766B6B" w:rsidRPr="00190542" w:rsidRDefault="00766B6B" w:rsidP="00E8646C">
            <w:r>
              <w:t>'0'</w:t>
            </w:r>
          </w:p>
        </w:tc>
        <w:tc>
          <w:tcPr>
            <w:tcW w:w="4895" w:type="dxa"/>
          </w:tcPr>
          <w:p w:rsidR="00766B6B" w:rsidRPr="00190542" w:rsidRDefault="00766B6B" w:rsidP="00E8646C">
            <w:r>
              <w:t>Reset active in this polarity</w:t>
            </w:r>
          </w:p>
        </w:tc>
      </w:tr>
      <w:tr w:rsidR="00766B6B" w:rsidTr="00766B6B">
        <w:tc>
          <w:tcPr>
            <w:tcW w:w="2376" w:type="dxa"/>
          </w:tcPr>
          <w:p w:rsidR="00766B6B" w:rsidRPr="00087748" w:rsidRDefault="00766B6B" w:rsidP="00E8646C">
            <w:pPr>
              <w:rPr>
                <w:b/>
                <w:bCs/>
              </w:rPr>
            </w:pPr>
            <w:proofErr w:type="spellStart"/>
            <w:r w:rsidRPr="00087748">
              <w:rPr>
                <w:b/>
                <w:bCs/>
              </w:rPr>
              <w:t>ss_polarity_g</w:t>
            </w:r>
            <w:proofErr w:type="spellEnd"/>
          </w:p>
        </w:tc>
        <w:tc>
          <w:tcPr>
            <w:tcW w:w="1251" w:type="dxa"/>
          </w:tcPr>
          <w:p w:rsidR="00766B6B" w:rsidRDefault="00766B6B" w:rsidP="00E8646C">
            <w:r>
              <w:t>'0'</w:t>
            </w:r>
          </w:p>
        </w:tc>
        <w:tc>
          <w:tcPr>
            <w:tcW w:w="4895" w:type="dxa"/>
          </w:tcPr>
          <w:p w:rsidR="00766B6B" w:rsidRDefault="00766B6B" w:rsidP="00E8646C">
            <w:r>
              <w:t>Slave select polarity is active at this value</w:t>
            </w:r>
          </w:p>
        </w:tc>
      </w:tr>
      <w:tr w:rsidR="00766B6B" w:rsidTr="00766B6B">
        <w:tc>
          <w:tcPr>
            <w:tcW w:w="2376" w:type="dxa"/>
          </w:tcPr>
          <w:p w:rsidR="00766B6B" w:rsidRPr="00087748" w:rsidRDefault="00766B6B" w:rsidP="00E8646C">
            <w:pPr>
              <w:rPr>
                <w:b/>
                <w:bCs/>
              </w:rPr>
            </w:pPr>
            <w:proofErr w:type="spellStart"/>
            <w:r w:rsidRPr="00087748">
              <w:rPr>
                <w:b/>
                <w:bCs/>
              </w:rPr>
              <w:t>data_width_g</w:t>
            </w:r>
            <w:proofErr w:type="spellEnd"/>
          </w:p>
        </w:tc>
        <w:tc>
          <w:tcPr>
            <w:tcW w:w="1251" w:type="dxa"/>
          </w:tcPr>
          <w:p w:rsidR="00766B6B" w:rsidRDefault="00766B6B" w:rsidP="00E8646C">
            <w:r>
              <w:t>8</w:t>
            </w:r>
          </w:p>
        </w:tc>
        <w:tc>
          <w:tcPr>
            <w:tcW w:w="4895" w:type="dxa"/>
          </w:tcPr>
          <w:p w:rsidR="00766B6B" w:rsidRDefault="00766B6B" w:rsidP="00E8646C">
            <w:r>
              <w:t>Input / Output parallel data</w:t>
            </w:r>
          </w:p>
        </w:tc>
      </w:tr>
      <w:tr w:rsidR="00766B6B" w:rsidTr="00766B6B">
        <w:tc>
          <w:tcPr>
            <w:tcW w:w="2376" w:type="dxa"/>
          </w:tcPr>
          <w:p w:rsidR="00766B6B" w:rsidRPr="006E3D0B" w:rsidRDefault="00766B6B" w:rsidP="00E8646C">
            <w:proofErr w:type="spellStart"/>
            <w:r w:rsidRPr="006E3D0B">
              <w:t>bits_of_slaves_g</w:t>
            </w:r>
            <w:proofErr w:type="spellEnd"/>
          </w:p>
        </w:tc>
        <w:tc>
          <w:tcPr>
            <w:tcW w:w="1251" w:type="dxa"/>
          </w:tcPr>
          <w:p w:rsidR="00766B6B" w:rsidRDefault="00766B6B" w:rsidP="00E8646C">
            <w:r>
              <w:t>1</w:t>
            </w:r>
          </w:p>
        </w:tc>
        <w:tc>
          <w:tcPr>
            <w:tcW w:w="4895" w:type="dxa"/>
          </w:tcPr>
          <w:p w:rsidR="00766B6B" w:rsidRDefault="00766B6B" w:rsidP="00E8646C">
            <w:r>
              <w:t>Number of bits for SPI_SS</w:t>
            </w:r>
          </w:p>
        </w:tc>
      </w:tr>
      <w:tr w:rsidR="00766B6B" w:rsidTr="00766B6B">
        <w:tc>
          <w:tcPr>
            <w:tcW w:w="2376" w:type="dxa"/>
          </w:tcPr>
          <w:p w:rsidR="00766B6B" w:rsidRPr="006E3D0B" w:rsidRDefault="00766B6B" w:rsidP="00E8646C">
            <w:proofErr w:type="spellStart"/>
            <w:r w:rsidRPr="006E3D0B">
              <w:t>reg_width_g</w:t>
            </w:r>
            <w:proofErr w:type="spellEnd"/>
          </w:p>
        </w:tc>
        <w:tc>
          <w:tcPr>
            <w:tcW w:w="1251" w:type="dxa"/>
          </w:tcPr>
          <w:p w:rsidR="00766B6B" w:rsidRDefault="00766B6B" w:rsidP="00E8646C">
            <w:r>
              <w:t>8</w:t>
            </w:r>
          </w:p>
        </w:tc>
        <w:tc>
          <w:tcPr>
            <w:tcW w:w="4895" w:type="dxa"/>
          </w:tcPr>
          <w:p w:rsidR="00766B6B" w:rsidRDefault="00766B6B" w:rsidP="00E8646C">
            <w:r w:rsidRPr="006E3D0B">
              <w:t>Number of bits in SPI Configurations Register</w:t>
            </w:r>
          </w:p>
        </w:tc>
      </w:tr>
      <w:tr w:rsidR="00766B6B" w:rsidRPr="006E3D0B" w:rsidTr="00766B6B">
        <w:tc>
          <w:tcPr>
            <w:tcW w:w="2376" w:type="dxa"/>
          </w:tcPr>
          <w:p w:rsidR="00766B6B" w:rsidRPr="006E3D0B" w:rsidRDefault="00766B6B" w:rsidP="00E8646C">
            <w:proofErr w:type="spellStart"/>
            <w:r w:rsidRPr="006E3D0B">
              <w:t>dval_conf_reg_g</w:t>
            </w:r>
            <w:proofErr w:type="spellEnd"/>
          </w:p>
        </w:tc>
        <w:tc>
          <w:tcPr>
            <w:tcW w:w="1251" w:type="dxa"/>
          </w:tcPr>
          <w:p w:rsidR="00766B6B" w:rsidRDefault="00766B6B" w:rsidP="00E8646C">
            <w:r>
              <w:t>0</w:t>
            </w:r>
          </w:p>
        </w:tc>
        <w:tc>
          <w:tcPr>
            <w:tcW w:w="4895" w:type="dxa"/>
          </w:tcPr>
          <w:p w:rsidR="00766B6B" w:rsidRPr="006E3D0B" w:rsidRDefault="00766B6B" w:rsidP="00E8646C">
            <w:r w:rsidRPr="006E3D0B">
              <w:t>Default (initial) value of Configuration Register</w:t>
            </w:r>
          </w:p>
        </w:tc>
      </w:tr>
      <w:tr w:rsidR="00766B6B" w:rsidRPr="006E3D0B" w:rsidTr="00766B6B">
        <w:tc>
          <w:tcPr>
            <w:tcW w:w="2376" w:type="dxa"/>
          </w:tcPr>
          <w:p w:rsidR="00766B6B" w:rsidRPr="006E3D0B" w:rsidRDefault="00766B6B" w:rsidP="00E8646C">
            <w:proofErr w:type="spellStart"/>
            <w:r w:rsidRPr="006E3D0B">
              <w:t>dval_clk_reg_g</w:t>
            </w:r>
            <w:proofErr w:type="spellEnd"/>
          </w:p>
        </w:tc>
        <w:tc>
          <w:tcPr>
            <w:tcW w:w="1251" w:type="dxa"/>
          </w:tcPr>
          <w:p w:rsidR="00766B6B" w:rsidRDefault="00766B6B" w:rsidP="00E8646C">
            <w:r>
              <w:t>2</w:t>
            </w:r>
          </w:p>
        </w:tc>
        <w:tc>
          <w:tcPr>
            <w:tcW w:w="4895" w:type="dxa"/>
          </w:tcPr>
          <w:p w:rsidR="00766B6B" w:rsidRPr="006E3D0B" w:rsidRDefault="00766B6B" w:rsidP="00E8646C">
            <w:r w:rsidRPr="006E3D0B">
              <w:t>Default (initial) value of Clock Divide Register (Divide system clock by 2 is the minimum)</w:t>
            </w:r>
          </w:p>
        </w:tc>
      </w:tr>
      <w:tr w:rsidR="00766B6B" w:rsidRPr="006E3D0B" w:rsidTr="00766B6B">
        <w:tc>
          <w:tcPr>
            <w:tcW w:w="2376" w:type="dxa"/>
          </w:tcPr>
          <w:p w:rsidR="00766B6B" w:rsidRPr="006E3D0B" w:rsidRDefault="00766B6B" w:rsidP="00E8646C">
            <w:proofErr w:type="spellStart"/>
            <w:r w:rsidRPr="006E3D0B">
              <w:t>reg_addr_width_g</w:t>
            </w:r>
            <w:proofErr w:type="spellEnd"/>
          </w:p>
        </w:tc>
        <w:tc>
          <w:tcPr>
            <w:tcW w:w="1251" w:type="dxa"/>
          </w:tcPr>
          <w:p w:rsidR="00766B6B" w:rsidRDefault="00766B6B" w:rsidP="00E8646C">
            <w:r>
              <w:t>8</w:t>
            </w:r>
          </w:p>
        </w:tc>
        <w:tc>
          <w:tcPr>
            <w:tcW w:w="4895" w:type="dxa"/>
          </w:tcPr>
          <w:p w:rsidR="00766B6B" w:rsidRPr="006E3D0B" w:rsidRDefault="00766B6B" w:rsidP="00E8646C">
            <w:r w:rsidRPr="006E3D0B">
              <w:t>Registers Configuration Address Width</w:t>
            </w:r>
          </w:p>
        </w:tc>
      </w:tr>
      <w:tr w:rsidR="00766B6B" w:rsidRPr="006E3D0B" w:rsidTr="00766B6B">
        <w:tc>
          <w:tcPr>
            <w:tcW w:w="2376" w:type="dxa"/>
          </w:tcPr>
          <w:p w:rsidR="00766B6B" w:rsidRPr="006E3D0B" w:rsidRDefault="00766B6B" w:rsidP="00E8646C">
            <w:proofErr w:type="spellStart"/>
            <w:r w:rsidRPr="006E3D0B">
              <w:t>reg_din_width_g</w:t>
            </w:r>
            <w:proofErr w:type="spellEnd"/>
          </w:p>
        </w:tc>
        <w:tc>
          <w:tcPr>
            <w:tcW w:w="1251" w:type="dxa"/>
          </w:tcPr>
          <w:p w:rsidR="00766B6B" w:rsidRDefault="00766B6B" w:rsidP="00E8646C">
            <w:r>
              <w:t>8</w:t>
            </w:r>
          </w:p>
        </w:tc>
        <w:tc>
          <w:tcPr>
            <w:tcW w:w="4895" w:type="dxa"/>
          </w:tcPr>
          <w:p w:rsidR="00766B6B" w:rsidRPr="006E3D0B" w:rsidRDefault="00766B6B" w:rsidP="00E8646C">
            <w:r w:rsidRPr="006E3D0B">
              <w:t>Registers Configuration Input Data Width</w:t>
            </w:r>
          </w:p>
        </w:tc>
      </w:tr>
      <w:tr w:rsidR="00766B6B" w:rsidRPr="006E3D0B" w:rsidTr="00766B6B">
        <w:tc>
          <w:tcPr>
            <w:tcW w:w="2376" w:type="dxa"/>
          </w:tcPr>
          <w:p w:rsidR="00766B6B" w:rsidRPr="00087748" w:rsidRDefault="00766B6B" w:rsidP="00E8646C">
            <w:pPr>
              <w:rPr>
                <w:b/>
                <w:bCs/>
              </w:rPr>
            </w:pPr>
            <w:proofErr w:type="spellStart"/>
            <w:r w:rsidRPr="00087748">
              <w:rPr>
                <w:b/>
                <w:bCs/>
              </w:rPr>
              <w:t>first_dat_lsb</w:t>
            </w:r>
            <w:proofErr w:type="spellEnd"/>
          </w:p>
        </w:tc>
        <w:tc>
          <w:tcPr>
            <w:tcW w:w="1251" w:type="dxa"/>
          </w:tcPr>
          <w:p w:rsidR="00766B6B" w:rsidRDefault="00766B6B" w:rsidP="00E8646C">
            <w:r>
              <w:t>true</w:t>
            </w:r>
          </w:p>
        </w:tc>
        <w:tc>
          <w:tcPr>
            <w:tcW w:w="4895" w:type="dxa"/>
          </w:tcPr>
          <w:p w:rsidR="00766B6B" w:rsidRPr="006E3D0B" w:rsidRDefault="00766B6B" w:rsidP="00766B6B">
            <w:pPr>
              <w:keepNext/>
            </w:pPr>
            <w:r w:rsidRPr="006E3D0B">
              <w:t>TRUE: Transmit and Receive LSB first. FALSE - MSB first</w:t>
            </w:r>
          </w:p>
        </w:tc>
      </w:tr>
    </w:tbl>
    <w:p w:rsidR="002E272A" w:rsidRDefault="00766B6B" w:rsidP="00766B6B">
      <w:pPr>
        <w:pStyle w:val="Caption"/>
        <w:bidi w:val="0"/>
        <w:jc w:val="center"/>
      </w:pPr>
      <w:bookmarkStart w:id="50" w:name="_Toc310801958"/>
      <w:r>
        <w:t xml:space="preserve">Table </w:t>
      </w:r>
      <w:fldSimple w:instr=" SEQ Table \* ARABIC ">
        <w:r w:rsidR="00F91CFC">
          <w:rPr>
            <w:noProof/>
          </w:rPr>
          <w:t>2</w:t>
        </w:r>
      </w:fldSimple>
      <w:r>
        <w:rPr>
          <w:noProof/>
        </w:rPr>
        <w:t xml:space="preserve"> - SPI Master Generic Parameters</w:t>
      </w:r>
      <w:bookmarkEnd w:id="50"/>
    </w:p>
    <w:p w:rsidR="00087748" w:rsidRPr="00087748" w:rsidRDefault="00087748" w:rsidP="00087748">
      <w:bookmarkStart w:id="51" w:name="_Toc310801881"/>
      <w:r>
        <w:rPr>
          <w:b/>
          <w:bCs/>
        </w:rPr>
        <w:t xml:space="preserve">NOTE: </w:t>
      </w:r>
      <w:r>
        <w:t>The highlighted generic parameters must be assigned the same values in both SPI Master and SPI Slave cores.</w:t>
      </w:r>
    </w:p>
    <w:p w:rsidR="002E272A" w:rsidRDefault="00766B6B" w:rsidP="002E272A">
      <w:pPr>
        <w:pStyle w:val="Heading3"/>
      </w:pPr>
      <w:r>
        <w:t>2.1.4</w:t>
      </w:r>
      <w:r w:rsidR="002E272A">
        <w:t xml:space="preserve"> Resources</w:t>
      </w:r>
      <w:bookmarkEnd w:id="51"/>
    </w:p>
    <w:p w:rsidR="00766B6B" w:rsidRDefault="00766B6B" w:rsidP="00766B6B">
      <w:r>
        <w:t xml:space="preserve">Required resources, when synthesizing, using </w:t>
      </w:r>
      <w:proofErr w:type="spellStart"/>
      <w:r>
        <w:t>Synplify</w:t>
      </w:r>
      <w:proofErr w:type="spellEnd"/>
      <w:r>
        <w:t xml:space="preserve">, for </w:t>
      </w:r>
      <w:proofErr w:type="spellStart"/>
      <w:r>
        <w:t>Altera's</w:t>
      </w:r>
      <w:proofErr w:type="spellEnd"/>
      <w:r>
        <w:t xml:space="preserve"> </w:t>
      </w:r>
      <w:proofErr w:type="spellStart"/>
      <w:r>
        <w:t>Cyclon</w:t>
      </w:r>
      <w:proofErr w:type="spellEnd"/>
      <w:r>
        <w:t xml:space="preserve"> II FPGA:</w:t>
      </w:r>
    </w:p>
    <w:p w:rsidR="00766B6B" w:rsidRDefault="00766B6B" w:rsidP="00766B6B">
      <w:pPr>
        <w:pStyle w:val="ListParagraph"/>
        <w:numPr>
          <w:ilvl w:val="0"/>
          <w:numId w:val="10"/>
        </w:numPr>
        <w:spacing w:after="200" w:line="276" w:lineRule="auto"/>
        <w:ind w:left="284" w:hanging="284"/>
      </w:pPr>
      <w:r>
        <w:t>Total combinational functions: </w:t>
      </w:r>
      <w:r>
        <w:tab/>
        <w:t xml:space="preserve">102  </w:t>
      </w:r>
    </w:p>
    <w:p w:rsidR="00766B6B" w:rsidRDefault="00766B6B" w:rsidP="00766B6B">
      <w:pPr>
        <w:pStyle w:val="ListParagraph"/>
        <w:numPr>
          <w:ilvl w:val="0"/>
          <w:numId w:val="10"/>
        </w:numPr>
        <w:spacing w:after="200" w:line="276" w:lineRule="auto"/>
        <w:ind w:left="284" w:hanging="284"/>
      </w:pPr>
      <w:r>
        <w:t>Logic element usage by number of inputs:</w:t>
      </w:r>
    </w:p>
    <w:p w:rsidR="00766B6B" w:rsidRDefault="00766B6B" w:rsidP="00766B6B">
      <w:pPr>
        <w:pStyle w:val="ListParagraph"/>
        <w:numPr>
          <w:ilvl w:val="1"/>
          <w:numId w:val="10"/>
        </w:numPr>
        <w:spacing w:after="200" w:line="276" w:lineRule="auto"/>
        <w:ind w:left="284" w:firstLine="0"/>
      </w:pPr>
      <w:r>
        <w:t>4 input functions:</w:t>
      </w:r>
      <w:r>
        <w:tab/>
        <w:t xml:space="preserve">46 </w:t>
      </w:r>
    </w:p>
    <w:p w:rsidR="00766B6B" w:rsidRDefault="00766B6B" w:rsidP="00766B6B">
      <w:pPr>
        <w:pStyle w:val="ListParagraph"/>
        <w:numPr>
          <w:ilvl w:val="1"/>
          <w:numId w:val="10"/>
        </w:numPr>
        <w:spacing w:after="200" w:line="276" w:lineRule="auto"/>
        <w:ind w:left="284" w:firstLine="0"/>
      </w:pPr>
      <w:r>
        <w:t>3 input functions:</w:t>
      </w:r>
      <w:r>
        <w:tab/>
        <w:t xml:space="preserve">29 </w:t>
      </w:r>
    </w:p>
    <w:p w:rsidR="00766B6B" w:rsidRDefault="00766B6B" w:rsidP="00766B6B">
      <w:pPr>
        <w:pStyle w:val="ListParagraph"/>
        <w:numPr>
          <w:ilvl w:val="1"/>
          <w:numId w:val="10"/>
        </w:numPr>
        <w:spacing w:after="200" w:line="276" w:lineRule="auto"/>
        <w:ind w:left="284" w:firstLine="0"/>
      </w:pPr>
      <w:r>
        <w:t>[=2 input functions:</w:t>
      </w:r>
      <w:r>
        <w:tab/>
        <w:t xml:space="preserve">27 </w:t>
      </w:r>
    </w:p>
    <w:p w:rsidR="00766B6B" w:rsidRDefault="00766B6B" w:rsidP="00766B6B">
      <w:pPr>
        <w:pStyle w:val="ListParagraph"/>
        <w:numPr>
          <w:ilvl w:val="0"/>
          <w:numId w:val="10"/>
        </w:numPr>
        <w:spacing w:after="200" w:line="276" w:lineRule="auto"/>
        <w:ind w:left="284" w:hanging="284"/>
      </w:pPr>
      <w:r>
        <w:t xml:space="preserve">Logic elements by mode: </w:t>
      </w:r>
    </w:p>
    <w:p w:rsidR="00766B6B" w:rsidRDefault="00766B6B" w:rsidP="00766B6B">
      <w:pPr>
        <w:pStyle w:val="ListParagraph"/>
        <w:numPr>
          <w:ilvl w:val="1"/>
          <w:numId w:val="10"/>
        </w:numPr>
        <w:spacing w:after="200" w:line="276" w:lineRule="auto"/>
        <w:ind w:left="284" w:firstLine="0"/>
      </w:pPr>
      <w:r>
        <w:t>Normal mode:            </w:t>
      </w:r>
      <w:r>
        <w:tab/>
        <w:t>85</w:t>
      </w:r>
    </w:p>
    <w:p w:rsidR="00766B6B" w:rsidRDefault="00766B6B" w:rsidP="00766B6B">
      <w:pPr>
        <w:pStyle w:val="ListParagraph"/>
        <w:numPr>
          <w:ilvl w:val="1"/>
          <w:numId w:val="10"/>
        </w:numPr>
        <w:spacing w:after="200" w:line="276" w:lineRule="auto"/>
        <w:ind w:left="284" w:firstLine="0"/>
      </w:pPr>
      <w:r>
        <w:t>Arithmetic mode:</w:t>
      </w:r>
      <w:r>
        <w:tab/>
        <w:t>17</w:t>
      </w:r>
    </w:p>
    <w:p w:rsidR="00766B6B" w:rsidRDefault="00087748" w:rsidP="00766B6B">
      <w:pPr>
        <w:pStyle w:val="ListParagraph"/>
        <w:numPr>
          <w:ilvl w:val="0"/>
          <w:numId w:val="10"/>
        </w:numPr>
        <w:spacing w:after="200" w:line="276" w:lineRule="auto"/>
        <w:ind w:left="284" w:hanging="284"/>
      </w:pPr>
      <w:r>
        <w:t>Total registers:</w:t>
      </w:r>
      <w:r>
        <w:tab/>
      </w:r>
      <w:r>
        <w:tab/>
      </w:r>
      <w:r w:rsidR="00766B6B">
        <w:t>81</w:t>
      </w:r>
    </w:p>
    <w:p w:rsidR="00766B6B" w:rsidRDefault="00766B6B" w:rsidP="00766B6B">
      <w:pPr>
        <w:pStyle w:val="ListParagraph"/>
        <w:numPr>
          <w:ilvl w:val="0"/>
          <w:numId w:val="10"/>
        </w:numPr>
        <w:spacing w:after="200" w:line="276" w:lineRule="auto"/>
        <w:ind w:left="284" w:hanging="284"/>
      </w:pPr>
      <w:r>
        <w:t>I/O pins:</w:t>
      </w:r>
      <w:r>
        <w:tab/>
      </w:r>
      <w:r>
        <w:tab/>
      </w:r>
      <w:r>
        <w:tab/>
        <w:t>47</w:t>
      </w:r>
    </w:p>
    <w:p w:rsidR="00766B6B" w:rsidRPr="00766B6B" w:rsidRDefault="00766B6B" w:rsidP="00766B6B">
      <w:r>
        <w:rPr>
          <w:b/>
          <w:bCs/>
        </w:rPr>
        <w:t>Maximum Working Frequency</w:t>
      </w:r>
      <w:r>
        <w:t>:  269MHz</w:t>
      </w:r>
    </w:p>
    <w:p w:rsidR="002E272A" w:rsidRDefault="0091628E" w:rsidP="0091628E">
      <w:pPr>
        <w:pStyle w:val="Heading2"/>
      </w:pPr>
      <w:bookmarkStart w:id="52" w:name="_Toc310801882"/>
      <w:r>
        <w:lastRenderedPageBreak/>
        <w:t>2.2 SPI Master</w:t>
      </w:r>
      <w:r w:rsidR="002E272A">
        <w:t xml:space="preserve"> Waveforms</w:t>
      </w:r>
      <w:bookmarkEnd w:id="52"/>
    </w:p>
    <w:p w:rsidR="0091628E" w:rsidRDefault="0091628E" w:rsidP="0091628E">
      <w:pPr>
        <w:pStyle w:val="Heading3"/>
      </w:pPr>
      <w:bookmarkStart w:id="53" w:name="_Toc310801883"/>
      <w:r>
        <w:t>2.2.1 Burst</w:t>
      </w:r>
      <w:bookmarkEnd w:id="53"/>
    </w:p>
    <w:p w:rsidR="0091628E" w:rsidRDefault="0091628E" w:rsidP="0091628E">
      <w:pPr>
        <w:keepNext/>
      </w:pPr>
      <w:r w:rsidRPr="0091628E">
        <w:rPr>
          <w:noProof/>
        </w:rPr>
        <w:drawing>
          <wp:inline distT="0" distB="0" distL="0" distR="0">
            <wp:extent cx="5274310" cy="3406140"/>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3406140"/>
                    </a:xfrm>
                    <a:prstGeom prst="rect">
                      <a:avLst/>
                    </a:prstGeom>
                    <a:noFill/>
                  </pic:spPr>
                </pic:pic>
              </a:graphicData>
            </a:graphic>
          </wp:inline>
        </w:drawing>
      </w:r>
    </w:p>
    <w:p w:rsidR="0091628E" w:rsidRPr="0091628E" w:rsidRDefault="0091628E" w:rsidP="0091628E">
      <w:pPr>
        <w:pStyle w:val="Caption"/>
        <w:bidi w:val="0"/>
        <w:jc w:val="center"/>
      </w:pPr>
      <w:bookmarkStart w:id="54" w:name="_Toc310871644"/>
      <w:r>
        <w:t xml:space="preserve">Figure </w:t>
      </w:r>
      <w:fldSimple w:instr=" SEQ Figure \* ARABIC ">
        <w:r w:rsidR="00DA43C2">
          <w:rPr>
            <w:noProof/>
          </w:rPr>
          <w:t>4</w:t>
        </w:r>
      </w:fldSimple>
      <w:r>
        <w:rPr>
          <w:noProof/>
        </w:rPr>
        <w:t xml:space="preserve"> - SPI Master Burst Waveform</w:t>
      </w:r>
      <w:bookmarkEnd w:id="54"/>
    </w:p>
    <w:p w:rsidR="0091628E" w:rsidRDefault="0091628E" w:rsidP="0091628E">
      <w:pPr>
        <w:pStyle w:val="ListParagraph"/>
        <w:numPr>
          <w:ilvl w:val="0"/>
          <w:numId w:val="11"/>
        </w:numPr>
        <w:spacing w:after="200" w:line="276" w:lineRule="auto"/>
        <w:ind w:left="284" w:hanging="284"/>
      </w:pPr>
      <w:r>
        <w:t>End of System Reset.</w:t>
      </w:r>
    </w:p>
    <w:p w:rsidR="0091628E" w:rsidRDefault="0091628E" w:rsidP="0091628E">
      <w:pPr>
        <w:pStyle w:val="ListParagraph"/>
        <w:numPr>
          <w:ilvl w:val="0"/>
          <w:numId w:val="11"/>
        </w:numPr>
        <w:spacing w:after="200" w:line="276" w:lineRule="auto"/>
        <w:ind w:left="284" w:hanging="284"/>
      </w:pPr>
      <w:r>
        <w:t>FIFO Interface:</w:t>
      </w:r>
    </w:p>
    <w:p w:rsidR="0091628E" w:rsidRDefault="0091628E" w:rsidP="0091628E">
      <w:pPr>
        <w:pStyle w:val="ListParagraph"/>
        <w:numPr>
          <w:ilvl w:val="1"/>
          <w:numId w:val="11"/>
        </w:numPr>
        <w:spacing w:after="200" w:line="276" w:lineRule="auto"/>
        <w:ind w:left="284" w:firstLine="0"/>
      </w:pPr>
      <w:r>
        <w:t>SPI Master requests for data from FIFO.</w:t>
      </w:r>
    </w:p>
    <w:p w:rsidR="0091628E" w:rsidRDefault="0091628E" w:rsidP="0091628E">
      <w:pPr>
        <w:pStyle w:val="ListParagraph"/>
        <w:numPr>
          <w:ilvl w:val="1"/>
          <w:numId w:val="11"/>
        </w:numPr>
        <w:spacing w:after="200" w:line="276" w:lineRule="auto"/>
        <w:ind w:left="284" w:firstLine="0"/>
      </w:pPr>
      <w:r>
        <w:t>FIFO confirms that output data is valid.</w:t>
      </w:r>
    </w:p>
    <w:p w:rsidR="0091628E" w:rsidRDefault="0091628E" w:rsidP="0091628E">
      <w:pPr>
        <w:pStyle w:val="ListParagraph"/>
        <w:numPr>
          <w:ilvl w:val="0"/>
          <w:numId w:val="11"/>
        </w:numPr>
        <w:spacing w:after="200" w:line="276" w:lineRule="auto"/>
        <w:ind w:left="284" w:hanging="284"/>
      </w:pPr>
      <w:r>
        <w:t>SPI Slave Select for Slave [0] is asserted ('0').</w:t>
      </w:r>
    </w:p>
    <w:p w:rsidR="0091628E" w:rsidRDefault="0091628E" w:rsidP="0091628E">
      <w:pPr>
        <w:pStyle w:val="ListParagraph"/>
        <w:numPr>
          <w:ilvl w:val="0"/>
          <w:numId w:val="11"/>
        </w:numPr>
        <w:spacing w:after="200" w:line="276" w:lineRule="auto"/>
        <w:ind w:left="284" w:hanging="284"/>
      </w:pPr>
      <w:r>
        <w:t>SPI Clock is generated. In this waveform, the divide factor, from whole clock cycle, is 2.</w:t>
      </w:r>
    </w:p>
    <w:p w:rsidR="0091628E" w:rsidRDefault="0091628E" w:rsidP="0091628E">
      <w:pPr>
        <w:pStyle w:val="ListParagraph"/>
        <w:numPr>
          <w:ilvl w:val="0"/>
          <w:numId w:val="11"/>
        </w:numPr>
        <w:spacing w:after="200" w:line="276" w:lineRule="auto"/>
        <w:ind w:left="284" w:hanging="284"/>
      </w:pPr>
      <w:r>
        <w:t>End of first burst – negate ('1') SPI_SS.</w:t>
      </w:r>
    </w:p>
    <w:p w:rsidR="0091628E" w:rsidRDefault="0091628E" w:rsidP="0091628E">
      <w:pPr>
        <w:pStyle w:val="ListParagraph"/>
        <w:numPr>
          <w:ilvl w:val="0"/>
          <w:numId w:val="11"/>
        </w:numPr>
        <w:spacing w:after="200" w:line="276" w:lineRule="auto"/>
        <w:ind w:left="284" w:hanging="284"/>
      </w:pPr>
      <w:r>
        <w:t>Configure SPI Master: Change clock divide factor to 4.</w:t>
      </w:r>
    </w:p>
    <w:p w:rsidR="0091628E" w:rsidRDefault="0091628E" w:rsidP="0091628E">
      <w:pPr>
        <w:pStyle w:val="ListParagraph"/>
        <w:numPr>
          <w:ilvl w:val="0"/>
          <w:numId w:val="11"/>
        </w:numPr>
        <w:spacing w:after="200" w:line="276" w:lineRule="auto"/>
        <w:ind w:left="284" w:hanging="284"/>
      </w:pPr>
      <w:r>
        <w:t xml:space="preserve">SPI Master </w:t>
      </w:r>
      <w:proofErr w:type="gramStart"/>
      <w:r>
        <w:t>response</w:t>
      </w:r>
      <w:proofErr w:type="gramEnd"/>
      <w:r>
        <w:t xml:space="preserve"> – </w:t>
      </w:r>
      <w:proofErr w:type="spellStart"/>
      <w:r>
        <w:t>reg_ack</w:t>
      </w:r>
      <w:proofErr w:type="spellEnd"/>
      <w:r>
        <w:t xml:space="preserve"> is asserted.</w:t>
      </w:r>
    </w:p>
    <w:p w:rsidR="0091628E" w:rsidRDefault="0091628E" w:rsidP="0091628E">
      <w:pPr>
        <w:pStyle w:val="ListParagraph"/>
        <w:numPr>
          <w:ilvl w:val="0"/>
          <w:numId w:val="11"/>
        </w:numPr>
        <w:spacing w:after="200" w:line="276" w:lineRule="auto"/>
        <w:ind w:left="284" w:hanging="284"/>
      </w:pPr>
      <w:r>
        <w:t>SPI Clock is generated, this time with divide factor of 4.</w:t>
      </w:r>
    </w:p>
    <w:p w:rsidR="0091628E" w:rsidRDefault="0091628E" w:rsidP="0091628E">
      <w:pPr>
        <w:pStyle w:val="ListParagraph"/>
        <w:numPr>
          <w:ilvl w:val="0"/>
          <w:numId w:val="11"/>
        </w:numPr>
        <w:spacing w:after="200" w:line="276" w:lineRule="auto"/>
        <w:ind w:left="284" w:hanging="284"/>
      </w:pPr>
      <w:r>
        <w:t>Data from SPI Slave has been received, and is now valid as parallel data from SPI Master.</w:t>
      </w:r>
    </w:p>
    <w:p w:rsidR="002E272A" w:rsidRDefault="00E132AF" w:rsidP="0091628E">
      <w:pPr>
        <w:pStyle w:val="Heading3"/>
        <w:jc w:val="both"/>
      </w:pPr>
      <w:bookmarkStart w:id="55" w:name="_Toc310801884"/>
      <w:r>
        <w:lastRenderedPageBreak/>
        <w:t>2.2.2 Start and End of Burst</w:t>
      </w:r>
      <w:bookmarkEnd w:id="55"/>
    </w:p>
    <w:p w:rsidR="006A6985" w:rsidRDefault="00E132AF" w:rsidP="006A6985">
      <w:pPr>
        <w:keepNext/>
      </w:pPr>
      <w:r w:rsidRPr="00E132AF">
        <w:rPr>
          <w:noProof/>
        </w:rPr>
        <w:drawing>
          <wp:inline distT="0" distB="0" distL="0" distR="0">
            <wp:extent cx="5274310" cy="2941320"/>
            <wp:effectExtent l="1905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4310" cy="2941320"/>
                    </a:xfrm>
                    <a:prstGeom prst="rect">
                      <a:avLst/>
                    </a:prstGeom>
                    <a:noFill/>
                  </pic:spPr>
                </pic:pic>
              </a:graphicData>
            </a:graphic>
          </wp:inline>
        </w:drawing>
      </w:r>
    </w:p>
    <w:p w:rsidR="00E132AF" w:rsidRPr="00E132AF" w:rsidRDefault="006A6985" w:rsidP="006A6985">
      <w:pPr>
        <w:pStyle w:val="Caption"/>
        <w:bidi w:val="0"/>
        <w:jc w:val="center"/>
      </w:pPr>
      <w:bookmarkStart w:id="56" w:name="_Toc310871645"/>
      <w:r>
        <w:t xml:space="preserve">Figure </w:t>
      </w:r>
      <w:fldSimple w:instr=" SEQ Figure \* ARABIC ">
        <w:r w:rsidR="00DA43C2">
          <w:rPr>
            <w:noProof/>
          </w:rPr>
          <w:t>5</w:t>
        </w:r>
      </w:fldSimple>
      <w:r>
        <w:rPr>
          <w:noProof/>
        </w:rPr>
        <w:t xml:space="preserve"> - SPI Master Start and End of Burst Waveform</w:t>
      </w:r>
      <w:bookmarkEnd w:id="56"/>
    </w:p>
    <w:p w:rsidR="006A6985" w:rsidRDefault="006A6985" w:rsidP="006A6985">
      <w:pPr>
        <w:pStyle w:val="ListParagraph"/>
        <w:numPr>
          <w:ilvl w:val="0"/>
          <w:numId w:val="12"/>
        </w:numPr>
        <w:spacing w:after="200" w:line="276" w:lineRule="auto"/>
        <w:ind w:left="284" w:hanging="284"/>
      </w:pPr>
      <w:r>
        <w:t>Data Burst.</w:t>
      </w:r>
    </w:p>
    <w:p w:rsidR="006A6985" w:rsidRDefault="006A6985" w:rsidP="006A6985">
      <w:pPr>
        <w:pStyle w:val="ListParagraph"/>
        <w:numPr>
          <w:ilvl w:val="0"/>
          <w:numId w:val="12"/>
        </w:numPr>
        <w:spacing w:after="200" w:line="276" w:lineRule="auto"/>
        <w:ind w:left="284" w:hanging="284"/>
      </w:pPr>
      <w:r>
        <w:t>FIFO is empty and causes the end of burst.</w:t>
      </w:r>
    </w:p>
    <w:p w:rsidR="006A6985" w:rsidRPr="009D4DFB" w:rsidRDefault="006A6985" w:rsidP="006A6985">
      <w:pPr>
        <w:pStyle w:val="ListParagraph"/>
        <w:numPr>
          <w:ilvl w:val="0"/>
          <w:numId w:val="12"/>
        </w:numPr>
        <w:spacing w:after="200" w:line="276" w:lineRule="auto"/>
        <w:ind w:left="284" w:hanging="284"/>
      </w:pPr>
      <w:r>
        <w:t>New data is available. This time, the second slave is addressed.</w:t>
      </w:r>
    </w:p>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91628E" w:rsidRDefault="0091628E"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Default="000F37F8" w:rsidP="0091628E"/>
    <w:p w:rsidR="000F37F8" w:rsidRPr="0091628E" w:rsidRDefault="000F37F8" w:rsidP="0091628E"/>
    <w:p w:rsidR="002E272A" w:rsidRDefault="002E272A" w:rsidP="002E272A">
      <w:pPr>
        <w:pStyle w:val="Heading2"/>
      </w:pPr>
      <w:bookmarkStart w:id="57" w:name="_Toc310801885"/>
      <w:r>
        <w:lastRenderedPageBreak/>
        <w:t>2.3 SPI Slave Design</w:t>
      </w:r>
      <w:bookmarkEnd w:id="57"/>
    </w:p>
    <w:p w:rsidR="000F37F8" w:rsidRDefault="000F37F8" w:rsidP="00DE641A">
      <w:r>
        <w:t>SPI Slave is consumed of the following interfaces:</w:t>
      </w:r>
    </w:p>
    <w:p w:rsidR="000F37F8" w:rsidRDefault="00EB491C" w:rsidP="00DE641A">
      <w:pPr>
        <w:pStyle w:val="ListParagraph"/>
        <w:numPr>
          <w:ilvl w:val="0"/>
          <w:numId w:val="7"/>
        </w:numPr>
        <w:spacing w:after="200"/>
        <w:ind w:left="284" w:hanging="284"/>
      </w:pPr>
      <w:r>
        <w:t>Clock and Reset I</w:t>
      </w:r>
      <w:r w:rsidR="000F37F8">
        <w:t>nterfaces.</w:t>
      </w:r>
    </w:p>
    <w:p w:rsidR="000F37F8" w:rsidRDefault="000F37F8" w:rsidP="00DE641A">
      <w:pPr>
        <w:pStyle w:val="ListParagraph"/>
        <w:numPr>
          <w:ilvl w:val="0"/>
          <w:numId w:val="7"/>
        </w:numPr>
        <w:spacing w:after="200"/>
        <w:ind w:left="284" w:hanging="284"/>
      </w:pPr>
      <w:r>
        <w:t>FIFO Interface - Data from FIFO will be transmitted through the SPI_MISO line.</w:t>
      </w:r>
    </w:p>
    <w:p w:rsidR="000F37F8" w:rsidRDefault="000F37F8" w:rsidP="00DE641A">
      <w:pPr>
        <w:pStyle w:val="ListParagraph"/>
        <w:numPr>
          <w:ilvl w:val="0"/>
          <w:numId w:val="7"/>
        </w:numPr>
        <w:spacing w:after="200"/>
        <w:ind w:left="284" w:hanging="284"/>
      </w:pPr>
      <w:r>
        <w:t>Registers Interface, to control internal SPI Core Configurations.</w:t>
      </w:r>
    </w:p>
    <w:p w:rsidR="000F37F8" w:rsidRDefault="000F37F8" w:rsidP="00DE641A">
      <w:pPr>
        <w:pStyle w:val="ListParagraph"/>
        <w:numPr>
          <w:ilvl w:val="0"/>
          <w:numId w:val="7"/>
        </w:numPr>
        <w:spacing w:after="200"/>
        <w:ind w:left="284" w:hanging="284"/>
      </w:pPr>
      <w:r>
        <w:t>SPI Interface, according to SPI Protocol.</w:t>
      </w:r>
    </w:p>
    <w:p w:rsidR="00EB491C" w:rsidRDefault="00EB491C" w:rsidP="00EB491C">
      <w:pPr>
        <w:pStyle w:val="ListParagraph"/>
        <w:numPr>
          <w:ilvl w:val="0"/>
          <w:numId w:val="7"/>
        </w:numPr>
        <w:spacing w:after="200"/>
        <w:ind w:left="284" w:hanging="284"/>
      </w:pPr>
      <w:r>
        <w:t>Received Data Interface, to transfer the data received from SPI Master.</w:t>
      </w:r>
    </w:p>
    <w:p w:rsidR="000F37F8" w:rsidRDefault="000F37F8" w:rsidP="00DE641A">
      <w:pPr>
        <w:pStyle w:val="ListParagraph"/>
        <w:numPr>
          <w:ilvl w:val="0"/>
          <w:numId w:val="7"/>
        </w:numPr>
        <w:spacing w:after="200"/>
        <w:ind w:left="284" w:hanging="284"/>
      </w:pPr>
      <w:r>
        <w:t>Miscellaneous – Busy signal, Timeout signal and Interrupt signal.</w:t>
      </w:r>
    </w:p>
    <w:p w:rsidR="00945385" w:rsidRDefault="000F37F8" w:rsidP="00DE641A">
      <w:r>
        <w:t>As long as the SPI Slave Select signal is active, data will be transmitted from the SPI Slave through the SPI_MISO line, and data from the SPI Master will be received through the SPI_MOSI line.</w:t>
      </w:r>
      <w:r>
        <w:br/>
        <w:t>In each transaction, one data word is being transferred. At the end of each transaction, SPI_SS signal can remain active, and therefore the next transaction will immediately follow the previous one.</w:t>
      </w:r>
      <w:r w:rsidR="00945385">
        <w:t xml:space="preserve"> At the beginning of each word transmission, the SPI Slave will act as follows:</w:t>
      </w:r>
    </w:p>
    <w:p w:rsidR="00945385" w:rsidRDefault="00945385" w:rsidP="00DE641A">
      <w:pPr>
        <w:pStyle w:val="ListParagraph"/>
        <w:numPr>
          <w:ilvl w:val="0"/>
          <w:numId w:val="7"/>
        </w:numPr>
        <w:ind w:left="284" w:hanging="284"/>
      </w:pPr>
      <w:r>
        <w:t>If FIFO is not empty – data from the FIFO will be loaded into the SPI Slave, and transmitted to the SPI Master via the SPI protocol.</w:t>
      </w:r>
    </w:p>
    <w:p w:rsidR="00EB491C" w:rsidRDefault="00945385" w:rsidP="00DB66AB">
      <w:pPr>
        <w:pStyle w:val="ListParagraph"/>
        <w:numPr>
          <w:ilvl w:val="0"/>
          <w:numId w:val="7"/>
        </w:numPr>
        <w:spacing w:after="200"/>
        <w:ind w:left="284" w:hanging="284"/>
      </w:pPr>
      <w:r>
        <w:t>If FIFO is empty – default data word will be transmitted to the SPI Master via the SPI protocol.</w:t>
      </w:r>
    </w:p>
    <w:p w:rsidR="00945385" w:rsidRDefault="00945385" w:rsidP="00DE641A">
      <w:r>
        <w:t>The configuration register includes the following fields:</w:t>
      </w:r>
    </w:p>
    <w:p w:rsidR="00945385" w:rsidRDefault="00DE641A" w:rsidP="00DE641A">
      <w:pPr>
        <w:pStyle w:val="ListParagraph"/>
        <w:numPr>
          <w:ilvl w:val="0"/>
          <w:numId w:val="8"/>
        </w:numPr>
        <w:ind w:left="284" w:hanging="284"/>
      </w:pPr>
      <w:r>
        <w:t>Bit 0 – CPHA</w:t>
      </w:r>
    </w:p>
    <w:p w:rsidR="00DE641A" w:rsidRDefault="00DE641A" w:rsidP="00DE641A">
      <w:pPr>
        <w:pStyle w:val="ListParagraph"/>
        <w:numPr>
          <w:ilvl w:val="0"/>
          <w:numId w:val="8"/>
        </w:numPr>
        <w:ind w:left="284" w:hanging="284"/>
      </w:pPr>
      <w:r>
        <w:t xml:space="preserve">Bit 1 – CPOL </w:t>
      </w:r>
    </w:p>
    <w:p w:rsidR="000F37F8" w:rsidRDefault="00DE641A" w:rsidP="00DB66AB">
      <w:pPr>
        <w:spacing w:after="200"/>
      </w:pPr>
      <w:r>
        <w:t>The register can be modified at any time, but if it was modified during active transmission, the modification will only take effect at the end of the transmission.</w:t>
      </w:r>
    </w:p>
    <w:p w:rsidR="00DE641A" w:rsidRDefault="00DE641A" w:rsidP="00DE641A">
      <w:r>
        <w:t>In addition, the SPI Slave also outputs the following signals:</w:t>
      </w:r>
    </w:p>
    <w:p w:rsidR="00DE641A" w:rsidRDefault="00DE641A" w:rsidP="00DE641A">
      <w:pPr>
        <w:pStyle w:val="ListParagraph"/>
        <w:numPr>
          <w:ilvl w:val="0"/>
          <w:numId w:val="8"/>
        </w:numPr>
        <w:ind w:left="284" w:hanging="284"/>
      </w:pPr>
      <w:r>
        <w:t>Timeout signal is used to handle the</w:t>
      </w:r>
      <w:r w:rsidR="00DB66AB">
        <w:t xml:space="preserve"> case of SPI_SS getting stuck at</w:t>
      </w:r>
      <w:r>
        <w:t xml:space="preserve"> active value, while the master isn't initiating any transmission. A timeout counter counts the number of SYSTEM_CLK cycles that went through without any SPI_CLK toggle. If the counter reaches it</w:t>
      </w:r>
      <w:r w:rsidR="00DB66AB">
        <w:t>s</w:t>
      </w:r>
      <w:r>
        <w:t xml:space="preserve"> limit, the Timeout signal turns active.</w:t>
      </w:r>
    </w:p>
    <w:p w:rsidR="00DE641A" w:rsidRDefault="00A33AF0" w:rsidP="00DE641A">
      <w:pPr>
        <w:pStyle w:val="ListParagraph"/>
        <w:numPr>
          <w:ilvl w:val="0"/>
          <w:numId w:val="8"/>
        </w:numPr>
        <w:ind w:left="284" w:hanging="284"/>
      </w:pPr>
      <w:r>
        <w:t>Interrupt signal is used to indicate that the SPI_SS signal turned not active during the middle of a transmission, and therefore the SPI Slave didn't receive a full valid data word.</w:t>
      </w:r>
    </w:p>
    <w:p w:rsidR="000F37F8" w:rsidRDefault="000F37F8" w:rsidP="000F37F8">
      <w:pPr>
        <w:pStyle w:val="Heading3"/>
      </w:pPr>
      <w:bookmarkStart w:id="58" w:name="_Toc310801886"/>
      <w:r>
        <w:t>2.</w:t>
      </w:r>
      <w:r w:rsidR="00A33AF0">
        <w:t>3</w:t>
      </w:r>
      <w:r>
        <w:t>.1 Activation Requirements</w:t>
      </w:r>
      <w:bookmarkEnd w:id="58"/>
    </w:p>
    <w:p w:rsidR="000F37F8" w:rsidRDefault="0054729C" w:rsidP="000F37F8">
      <w:r>
        <w:t>In order for the SPI Slave</w:t>
      </w:r>
      <w:r w:rsidR="000F37F8">
        <w:t xml:space="preserve"> to work prop</w:t>
      </w:r>
      <w:r w:rsidR="008B1FB7">
        <w:t>erly, the following requirement</w:t>
      </w:r>
      <w:r w:rsidR="000F37F8">
        <w:t xml:space="preserve"> must be met:</w:t>
      </w:r>
    </w:p>
    <w:p w:rsidR="000F37F8" w:rsidRPr="00E94881" w:rsidRDefault="000F37F8" w:rsidP="000F37F8">
      <w:pPr>
        <w:pStyle w:val="ListParagraph"/>
        <w:numPr>
          <w:ilvl w:val="0"/>
          <w:numId w:val="9"/>
        </w:numPr>
        <w:spacing w:after="200" w:line="276" w:lineRule="auto"/>
        <w:ind w:left="284" w:hanging="284"/>
      </w:pPr>
      <w:r>
        <w:t xml:space="preserve">FIFO should assert </w:t>
      </w:r>
      <w:r w:rsidRPr="008B6560">
        <w:rPr>
          <w:i/>
          <w:iCs/>
        </w:rPr>
        <w:t>FIFO_DIN_VALID</w:t>
      </w:r>
      <w:r>
        <w:t xml:space="preserve"> within one </w:t>
      </w:r>
      <w:r w:rsidR="00DB66AB">
        <w:t xml:space="preserve">system </w:t>
      </w:r>
      <w:r>
        <w:t xml:space="preserve">clock from </w:t>
      </w:r>
      <w:r w:rsidRPr="008B6560">
        <w:rPr>
          <w:i/>
          <w:iCs/>
        </w:rPr>
        <w:t>FIFO_REQ_DATA</w:t>
      </w:r>
      <w:r>
        <w:t>.</w:t>
      </w:r>
    </w:p>
    <w:p w:rsidR="0054729C" w:rsidRDefault="0054729C" w:rsidP="00641155">
      <w:pPr>
        <w:pStyle w:val="Heading3"/>
      </w:pPr>
    </w:p>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54729C" w:rsidRDefault="0054729C" w:rsidP="0054729C"/>
    <w:p w:rsidR="00641155" w:rsidRDefault="00D278D3" w:rsidP="00641155">
      <w:pPr>
        <w:pStyle w:val="Heading3"/>
      </w:pPr>
      <w:bookmarkStart w:id="59" w:name="_Toc310801887"/>
      <w:r>
        <w:lastRenderedPageBreak/>
        <w:t>2.3.2</w:t>
      </w:r>
      <w:r w:rsidR="00641155">
        <w:t xml:space="preserve"> Design </w:t>
      </w:r>
      <w:proofErr w:type="spellStart"/>
      <w:r w:rsidR="00641155">
        <w:t>Pinout</w:t>
      </w:r>
      <w:bookmarkEnd w:id="59"/>
      <w:proofErr w:type="spellEnd"/>
    </w:p>
    <w:p w:rsidR="0009423A" w:rsidRDefault="0009423A" w:rsidP="0009423A">
      <w:pPr>
        <w:jc w:val="center"/>
      </w:pPr>
    </w:p>
    <w:p w:rsidR="0009423A" w:rsidRDefault="0009423A" w:rsidP="0009423A">
      <w:pPr>
        <w:keepNext/>
        <w:jc w:val="center"/>
      </w:pPr>
      <w:r>
        <w:rPr>
          <w:noProof/>
        </w:rPr>
        <w:drawing>
          <wp:inline distT="0" distB="0" distL="0" distR="0">
            <wp:extent cx="4042410" cy="2766060"/>
            <wp:effectExtent l="19050" t="0" r="0" b="0"/>
            <wp:docPr id="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4046220" cy="2768667"/>
                    </a:xfrm>
                    <a:prstGeom prst="rect">
                      <a:avLst/>
                    </a:prstGeom>
                    <a:noFill/>
                    <a:ln w="9525">
                      <a:noFill/>
                      <a:miter lim="800000"/>
                      <a:headEnd/>
                      <a:tailEnd/>
                    </a:ln>
                  </pic:spPr>
                </pic:pic>
              </a:graphicData>
            </a:graphic>
          </wp:inline>
        </w:drawing>
      </w:r>
    </w:p>
    <w:p w:rsidR="0009423A" w:rsidRPr="0054729C" w:rsidRDefault="0009423A" w:rsidP="0009423A">
      <w:pPr>
        <w:pStyle w:val="Caption"/>
        <w:bidi w:val="0"/>
        <w:jc w:val="center"/>
      </w:pPr>
      <w:bookmarkStart w:id="60" w:name="_Toc310871646"/>
      <w:r>
        <w:t xml:space="preserve">Figure </w:t>
      </w:r>
      <w:fldSimple w:instr=" SEQ Figure \* ARABIC ">
        <w:r w:rsidR="00DA43C2">
          <w:rPr>
            <w:noProof/>
          </w:rPr>
          <w:t>6</w:t>
        </w:r>
      </w:fldSimple>
      <w:r>
        <w:rPr>
          <w:noProof/>
        </w:rPr>
        <w:t xml:space="preserve"> - SPI Slave Pinout</w:t>
      </w:r>
      <w:bookmarkEnd w:id="60"/>
    </w:p>
    <w:tbl>
      <w:tblPr>
        <w:tblW w:w="86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951"/>
        <w:gridCol w:w="1276"/>
        <w:gridCol w:w="5386"/>
      </w:tblGrid>
      <w:tr w:rsidR="0054729C" w:rsidRPr="00190542" w:rsidTr="00E8646C">
        <w:trPr>
          <w:tblHeader/>
        </w:trPr>
        <w:tc>
          <w:tcPr>
            <w:tcW w:w="1951" w:type="dxa"/>
            <w:shd w:val="solid" w:color="auto" w:fill="auto"/>
          </w:tcPr>
          <w:p w:rsidR="0054729C" w:rsidRPr="00190542" w:rsidRDefault="0054729C" w:rsidP="00E8646C">
            <w:r w:rsidRPr="00190542">
              <w:t>Pin Name</w:t>
            </w:r>
          </w:p>
        </w:tc>
        <w:tc>
          <w:tcPr>
            <w:tcW w:w="1276" w:type="dxa"/>
            <w:shd w:val="solid" w:color="auto" w:fill="auto"/>
          </w:tcPr>
          <w:p w:rsidR="0054729C" w:rsidRPr="00190542" w:rsidRDefault="0054729C" w:rsidP="00E8646C">
            <w:r w:rsidRPr="00190542">
              <w:t>Direction</w:t>
            </w:r>
          </w:p>
        </w:tc>
        <w:tc>
          <w:tcPr>
            <w:tcW w:w="5386" w:type="dxa"/>
            <w:shd w:val="solid" w:color="auto" w:fill="auto"/>
          </w:tcPr>
          <w:p w:rsidR="0054729C" w:rsidRPr="00190542" w:rsidRDefault="0054729C" w:rsidP="00E8646C">
            <w:r w:rsidRPr="00190542">
              <w:t>Description</w:t>
            </w:r>
          </w:p>
        </w:tc>
      </w:tr>
      <w:tr w:rsidR="0054729C" w:rsidRPr="00190542" w:rsidTr="00E8646C">
        <w:tc>
          <w:tcPr>
            <w:tcW w:w="1951" w:type="dxa"/>
          </w:tcPr>
          <w:p w:rsidR="0054729C" w:rsidRPr="00190542" w:rsidRDefault="0054729C" w:rsidP="00E8646C">
            <w:proofErr w:type="spellStart"/>
            <w:r>
              <w:t>clk</w:t>
            </w:r>
            <w:proofErr w:type="spellEnd"/>
          </w:p>
        </w:tc>
        <w:tc>
          <w:tcPr>
            <w:tcW w:w="1276" w:type="dxa"/>
          </w:tcPr>
          <w:p w:rsidR="0054729C" w:rsidRPr="00190542" w:rsidRDefault="0054729C" w:rsidP="00E8646C">
            <w:r>
              <w:t>In</w:t>
            </w:r>
          </w:p>
        </w:tc>
        <w:tc>
          <w:tcPr>
            <w:tcW w:w="5386" w:type="dxa"/>
          </w:tcPr>
          <w:p w:rsidR="0054729C" w:rsidRPr="00190542" w:rsidRDefault="0054729C" w:rsidP="00E8646C">
            <w:r>
              <w:t>System Clock</w:t>
            </w:r>
          </w:p>
        </w:tc>
      </w:tr>
      <w:tr w:rsidR="0054729C" w:rsidRPr="00190542" w:rsidTr="00E8646C">
        <w:tc>
          <w:tcPr>
            <w:tcW w:w="1951" w:type="dxa"/>
          </w:tcPr>
          <w:p w:rsidR="0054729C" w:rsidRPr="00190542" w:rsidRDefault="0054729C" w:rsidP="00E8646C">
            <w:proofErr w:type="spellStart"/>
            <w:r>
              <w:t>rst</w:t>
            </w:r>
            <w:proofErr w:type="spellEnd"/>
          </w:p>
        </w:tc>
        <w:tc>
          <w:tcPr>
            <w:tcW w:w="1276" w:type="dxa"/>
          </w:tcPr>
          <w:p w:rsidR="0054729C" w:rsidRPr="00190542" w:rsidRDefault="0054729C" w:rsidP="00E8646C">
            <w:r>
              <w:t>In</w:t>
            </w:r>
          </w:p>
        </w:tc>
        <w:tc>
          <w:tcPr>
            <w:tcW w:w="5386" w:type="dxa"/>
          </w:tcPr>
          <w:p w:rsidR="0054729C" w:rsidRPr="00190542" w:rsidRDefault="0054729C" w:rsidP="00E8646C">
            <w:r>
              <w:t>Re</w:t>
            </w:r>
            <w:r w:rsidR="00E8646C">
              <w:t>set (active according to Reset polarity g</w:t>
            </w:r>
            <w:r>
              <w:t>eneric)</w:t>
            </w:r>
          </w:p>
        </w:tc>
      </w:tr>
      <w:tr w:rsidR="0054729C" w:rsidRPr="00190542" w:rsidTr="00E8646C">
        <w:tc>
          <w:tcPr>
            <w:tcW w:w="1951" w:type="dxa"/>
          </w:tcPr>
          <w:p w:rsidR="0054729C" w:rsidRPr="00190542" w:rsidRDefault="0054729C" w:rsidP="00E8646C">
            <w:proofErr w:type="spellStart"/>
            <w:r>
              <w:t>spi_clk</w:t>
            </w:r>
            <w:proofErr w:type="spellEnd"/>
          </w:p>
        </w:tc>
        <w:tc>
          <w:tcPr>
            <w:tcW w:w="1276" w:type="dxa"/>
          </w:tcPr>
          <w:p w:rsidR="0054729C" w:rsidRPr="00190542" w:rsidRDefault="0054729C" w:rsidP="00E8646C">
            <w:r>
              <w:t>In</w:t>
            </w:r>
          </w:p>
        </w:tc>
        <w:tc>
          <w:tcPr>
            <w:tcW w:w="5386" w:type="dxa"/>
          </w:tcPr>
          <w:p w:rsidR="0054729C" w:rsidRPr="00190542" w:rsidRDefault="0054729C" w:rsidP="00E8646C">
            <w:r>
              <w:t>Input SPI Clock from SPI Master</w:t>
            </w:r>
          </w:p>
        </w:tc>
      </w:tr>
      <w:tr w:rsidR="0054729C" w:rsidTr="00E8646C">
        <w:tc>
          <w:tcPr>
            <w:tcW w:w="1951" w:type="dxa"/>
          </w:tcPr>
          <w:p w:rsidR="0054729C" w:rsidRDefault="0054729C" w:rsidP="00E8646C">
            <w:proofErr w:type="spellStart"/>
            <w:r>
              <w:t>spi_mosi</w:t>
            </w:r>
            <w:proofErr w:type="spellEnd"/>
          </w:p>
        </w:tc>
        <w:tc>
          <w:tcPr>
            <w:tcW w:w="1276" w:type="dxa"/>
          </w:tcPr>
          <w:p w:rsidR="0054729C" w:rsidRDefault="0054729C" w:rsidP="00E8646C">
            <w:r>
              <w:t>In</w:t>
            </w:r>
          </w:p>
        </w:tc>
        <w:tc>
          <w:tcPr>
            <w:tcW w:w="5386" w:type="dxa"/>
          </w:tcPr>
          <w:p w:rsidR="0054729C" w:rsidRDefault="0054729C" w:rsidP="00E8646C">
            <w:r>
              <w:t>SPI Master Output Slave Input</w:t>
            </w:r>
          </w:p>
        </w:tc>
      </w:tr>
      <w:tr w:rsidR="0054729C" w:rsidTr="00E8646C">
        <w:tc>
          <w:tcPr>
            <w:tcW w:w="1951" w:type="dxa"/>
          </w:tcPr>
          <w:p w:rsidR="0054729C" w:rsidRDefault="0054729C" w:rsidP="00E8646C">
            <w:proofErr w:type="spellStart"/>
            <w:r>
              <w:t>spi_miso</w:t>
            </w:r>
            <w:proofErr w:type="spellEnd"/>
          </w:p>
        </w:tc>
        <w:tc>
          <w:tcPr>
            <w:tcW w:w="1276" w:type="dxa"/>
          </w:tcPr>
          <w:p w:rsidR="0054729C" w:rsidRDefault="0054729C" w:rsidP="00E8646C">
            <w:r>
              <w:t>Out</w:t>
            </w:r>
          </w:p>
        </w:tc>
        <w:tc>
          <w:tcPr>
            <w:tcW w:w="5386" w:type="dxa"/>
          </w:tcPr>
          <w:p w:rsidR="0054729C" w:rsidRDefault="0054729C" w:rsidP="00E8646C">
            <w:r>
              <w:t>SPI Master Input Slave Output</w:t>
            </w:r>
          </w:p>
        </w:tc>
      </w:tr>
      <w:tr w:rsidR="0054729C" w:rsidTr="00E8646C">
        <w:tc>
          <w:tcPr>
            <w:tcW w:w="1951" w:type="dxa"/>
          </w:tcPr>
          <w:p w:rsidR="0054729C" w:rsidRPr="00E01DA5" w:rsidRDefault="0054729C" w:rsidP="00E8646C">
            <w:proofErr w:type="spellStart"/>
            <w:r>
              <w:t>spi_ss</w:t>
            </w:r>
            <w:proofErr w:type="spellEnd"/>
          </w:p>
        </w:tc>
        <w:tc>
          <w:tcPr>
            <w:tcW w:w="1276" w:type="dxa"/>
          </w:tcPr>
          <w:p w:rsidR="0054729C" w:rsidRDefault="0054729C" w:rsidP="00E8646C">
            <w:r>
              <w:t>In</w:t>
            </w:r>
          </w:p>
        </w:tc>
        <w:tc>
          <w:tcPr>
            <w:tcW w:w="5386" w:type="dxa"/>
          </w:tcPr>
          <w:p w:rsidR="0054729C" w:rsidRDefault="0054729C" w:rsidP="00E8646C">
            <w:r>
              <w:t>SPI Slave Select (active according to SS polarity generic)</w:t>
            </w:r>
          </w:p>
        </w:tc>
      </w:tr>
      <w:tr w:rsidR="0054729C" w:rsidTr="00E8646C">
        <w:tc>
          <w:tcPr>
            <w:tcW w:w="1951" w:type="dxa"/>
          </w:tcPr>
          <w:p w:rsidR="0054729C" w:rsidRDefault="0054729C" w:rsidP="00E8646C">
            <w:proofErr w:type="spellStart"/>
            <w:r>
              <w:t>fifo_req_data</w:t>
            </w:r>
            <w:proofErr w:type="spellEnd"/>
          </w:p>
        </w:tc>
        <w:tc>
          <w:tcPr>
            <w:tcW w:w="1276" w:type="dxa"/>
          </w:tcPr>
          <w:p w:rsidR="0054729C" w:rsidRDefault="0054729C" w:rsidP="00E8646C">
            <w:r>
              <w:t>Out</w:t>
            </w:r>
          </w:p>
        </w:tc>
        <w:tc>
          <w:tcPr>
            <w:tcW w:w="5386" w:type="dxa"/>
          </w:tcPr>
          <w:p w:rsidR="0054729C" w:rsidRDefault="0054729C" w:rsidP="00E8646C">
            <w:r>
              <w:t>Request for data from FIFO</w:t>
            </w:r>
          </w:p>
        </w:tc>
      </w:tr>
      <w:tr w:rsidR="0054729C" w:rsidTr="00E8646C">
        <w:tc>
          <w:tcPr>
            <w:tcW w:w="1951" w:type="dxa"/>
          </w:tcPr>
          <w:p w:rsidR="0054729C" w:rsidRDefault="0054729C" w:rsidP="00E8646C">
            <w:proofErr w:type="spellStart"/>
            <w:r>
              <w:t>fifo_din</w:t>
            </w:r>
            <w:proofErr w:type="spellEnd"/>
            <w:r>
              <w:t xml:space="preserve"> []</w:t>
            </w:r>
          </w:p>
        </w:tc>
        <w:tc>
          <w:tcPr>
            <w:tcW w:w="1276" w:type="dxa"/>
          </w:tcPr>
          <w:p w:rsidR="0054729C" w:rsidRDefault="0054729C" w:rsidP="00E8646C">
            <w:r>
              <w:t>In</w:t>
            </w:r>
          </w:p>
        </w:tc>
        <w:tc>
          <w:tcPr>
            <w:tcW w:w="5386" w:type="dxa"/>
          </w:tcPr>
          <w:p w:rsidR="0054729C" w:rsidRDefault="0054729C" w:rsidP="00E8646C">
            <w:r>
              <w:t>Input data from FIFO</w:t>
            </w:r>
          </w:p>
        </w:tc>
      </w:tr>
      <w:tr w:rsidR="0054729C" w:rsidRPr="006E3D0B" w:rsidTr="00E8646C">
        <w:tc>
          <w:tcPr>
            <w:tcW w:w="1951" w:type="dxa"/>
          </w:tcPr>
          <w:p w:rsidR="0054729C" w:rsidRDefault="0054729C" w:rsidP="00E8646C">
            <w:proofErr w:type="spellStart"/>
            <w:r>
              <w:t>fifo_din_valid</w:t>
            </w:r>
            <w:proofErr w:type="spellEnd"/>
          </w:p>
        </w:tc>
        <w:tc>
          <w:tcPr>
            <w:tcW w:w="1276" w:type="dxa"/>
          </w:tcPr>
          <w:p w:rsidR="0054729C" w:rsidRDefault="0054729C" w:rsidP="00E8646C">
            <w:r>
              <w:t>In</w:t>
            </w:r>
          </w:p>
        </w:tc>
        <w:tc>
          <w:tcPr>
            <w:tcW w:w="5386" w:type="dxa"/>
          </w:tcPr>
          <w:p w:rsidR="0054729C" w:rsidRPr="006E3D0B" w:rsidRDefault="0054729C" w:rsidP="00E8646C">
            <w:r>
              <w:t>'1' when input data from FIFO is valid (wil</w:t>
            </w:r>
            <w:r w:rsidR="00E8646C">
              <w:t>l</w:t>
            </w:r>
            <w:r>
              <w:t xml:space="preserve"> be '1' for one clock cycle, with delay of one clock cycle from </w:t>
            </w:r>
            <w:proofErr w:type="spellStart"/>
            <w:r>
              <w:rPr>
                <w:i/>
                <w:iCs/>
              </w:rPr>
              <w:t>fifo_req_data</w:t>
            </w:r>
            <w:proofErr w:type="spellEnd"/>
            <w:r>
              <w:t>)</w:t>
            </w:r>
          </w:p>
        </w:tc>
      </w:tr>
      <w:tr w:rsidR="0054729C" w:rsidTr="00E8646C">
        <w:tc>
          <w:tcPr>
            <w:tcW w:w="1951" w:type="dxa"/>
          </w:tcPr>
          <w:p w:rsidR="0054729C" w:rsidRDefault="0054729C" w:rsidP="00E8646C">
            <w:proofErr w:type="spellStart"/>
            <w:r>
              <w:t>fifo_empty</w:t>
            </w:r>
            <w:proofErr w:type="spellEnd"/>
          </w:p>
        </w:tc>
        <w:tc>
          <w:tcPr>
            <w:tcW w:w="1276" w:type="dxa"/>
          </w:tcPr>
          <w:p w:rsidR="0054729C" w:rsidRDefault="0054729C" w:rsidP="00E8646C">
            <w:r>
              <w:t>In</w:t>
            </w:r>
          </w:p>
        </w:tc>
        <w:tc>
          <w:tcPr>
            <w:tcW w:w="5386" w:type="dxa"/>
          </w:tcPr>
          <w:p w:rsidR="0054729C" w:rsidRDefault="0054729C" w:rsidP="00E8646C">
            <w:r>
              <w:t>'1' when FIFO is empty</w:t>
            </w:r>
          </w:p>
        </w:tc>
      </w:tr>
      <w:tr w:rsidR="0054729C" w:rsidTr="00E8646C">
        <w:tc>
          <w:tcPr>
            <w:tcW w:w="1951" w:type="dxa"/>
          </w:tcPr>
          <w:p w:rsidR="0054729C" w:rsidRDefault="0054729C" w:rsidP="00E8646C">
            <w:proofErr w:type="spellStart"/>
            <w:r>
              <w:t>reg_din</w:t>
            </w:r>
            <w:proofErr w:type="spellEnd"/>
            <w:r>
              <w:t xml:space="preserve"> []</w:t>
            </w:r>
          </w:p>
        </w:tc>
        <w:tc>
          <w:tcPr>
            <w:tcW w:w="1276" w:type="dxa"/>
          </w:tcPr>
          <w:p w:rsidR="0054729C" w:rsidRDefault="0054729C" w:rsidP="00E8646C">
            <w:r>
              <w:t>In</w:t>
            </w:r>
          </w:p>
        </w:tc>
        <w:tc>
          <w:tcPr>
            <w:tcW w:w="5386" w:type="dxa"/>
          </w:tcPr>
          <w:p w:rsidR="0054729C" w:rsidRDefault="0054729C" w:rsidP="00E8646C">
            <w:r>
              <w:t xml:space="preserve">Input data to </w:t>
            </w:r>
            <w:r w:rsidR="00E8646C">
              <w:t xml:space="preserve">Configuration </w:t>
            </w:r>
            <w:r>
              <w:t>Register</w:t>
            </w:r>
          </w:p>
        </w:tc>
      </w:tr>
      <w:tr w:rsidR="0054729C" w:rsidTr="00E8646C">
        <w:tc>
          <w:tcPr>
            <w:tcW w:w="1951" w:type="dxa"/>
          </w:tcPr>
          <w:p w:rsidR="0054729C" w:rsidRDefault="0054729C" w:rsidP="00E8646C">
            <w:proofErr w:type="spellStart"/>
            <w:r>
              <w:t>reg_din_val</w:t>
            </w:r>
            <w:proofErr w:type="spellEnd"/>
          </w:p>
        </w:tc>
        <w:tc>
          <w:tcPr>
            <w:tcW w:w="1276" w:type="dxa"/>
          </w:tcPr>
          <w:p w:rsidR="0054729C" w:rsidRDefault="0054729C" w:rsidP="00E8646C">
            <w:r>
              <w:t>In</w:t>
            </w:r>
          </w:p>
        </w:tc>
        <w:tc>
          <w:tcPr>
            <w:tcW w:w="5386" w:type="dxa"/>
          </w:tcPr>
          <w:p w:rsidR="0054729C" w:rsidRDefault="0054729C" w:rsidP="00E8646C">
            <w:r>
              <w:t xml:space="preserve">Data to </w:t>
            </w:r>
            <w:r w:rsidR="00E8646C">
              <w:t>register</w:t>
            </w:r>
            <w:r>
              <w:t xml:space="preserve"> is valid (should be asserted for one clock cycle)</w:t>
            </w:r>
          </w:p>
        </w:tc>
      </w:tr>
      <w:tr w:rsidR="0054729C" w:rsidTr="00E8646C">
        <w:tc>
          <w:tcPr>
            <w:tcW w:w="1951" w:type="dxa"/>
          </w:tcPr>
          <w:p w:rsidR="0054729C" w:rsidRDefault="0054729C" w:rsidP="00E8646C">
            <w:proofErr w:type="spellStart"/>
            <w:r>
              <w:t>reg_ack</w:t>
            </w:r>
            <w:proofErr w:type="spellEnd"/>
          </w:p>
        </w:tc>
        <w:tc>
          <w:tcPr>
            <w:tcW w:w="1276" w:type="dxa"/>
          </w:tcPr>
          <w:p w:rsidR="0054729C" w:rsidRDefault="0054729C" w:rsidP="00E8646C">
            <w:r>
              <w:t>Out</w:t>
            </w:r>
          </w:p>
        </w:tc>
        <w:tc>
          <w:tcPr>
            <w:tcW w:w="5386" w:type="dxa"/>
          </w:tcPr>
          <w:p w:rsidR="0054729C" w:rsidRDefault="0054729C" w:rsidP="00E8646C">
            <w:r>
              <w:t>Register Data has been acknowledged</w:t>
            </w:r>
          </w:p>
        </w:tc>
      </w:tr>
      <w:tr w:rsidR="0054729C" w:rsidTr="00E8646C">
        <w:tc>
          <w:tcPr>
            <w:tcW w:w="1951" w:type="dxa"/>
          </w:tcPr>
          <w:p w:rsidR="0054729C" w:rsidRDefault="0054729C" w:rsidP="00E8646C">
            <w:r>
              <w:t>busy</w:t>
            </w:r>
          </w:p>
        </w:tc>
        <w:tc>
          <w:tcPr>
            <w:tcW w:w="1276" w:type="dxa"/>
          </w:tcPr>
          <w:p w:rsidR="0054729C" w:rsidRDefault="0054729C" w:rsidP="00E8646C">
            <w:r>
              <w:t>Out</w:t>
            </w:r>
          </w:p>
        </w:tc>
        <w:tc>
          <w:tcPr>
            <w:tcW w:w="5386" w:type="dxa"/>
          </w:tcPr>
          <w:p w:rsidR="0054729C" w:rsidRDefault="00E8646C" w:rsidP="00E8646C">
            <w:r>
              <w:t>SPI Slave</w:t>
            </w:r>
            <w:r w:rsidR="0054729C">
              <w:t xml:space="preserve"> is in the middle of a transaction</w:t>
            </w:r>
          </w:p>
        </w:tc>
      </w:tr>
      <w:tr w:rsidR="00E8646C" w:rsidTr="00E8646C">
        <w:tc>
          <w:tcPr>
            <w:tcW w:w="1951" w:type="dxa"/>
          </w:tcPr>
          <w:p w:rsidR="00E8646C" w:rsidRDefault="00E8646C" w:rsidP="00E8646C">
            <w:r>
              <w:t>timeout</w:t>
            </w:r>
          </w:p>
        </w:tc>
        <w:tc>
          <w:tcPr>
            <w:tcW w:w="1276" w:type="dxa"/>
          </w:tcPr>
          <w:p w:rsidR="00E8646C" w:rsidRDefault="00E8646C" w:rsidP="00E8646C">
            <w:r>
              <w:t>Out</w:t>
            </w:r>
          </w:p>
        </w:tc>
        <w:tc>
          <w:tcPr>
            <w:tcW w:w="5386" w:type="dxa"/>
          </w:tcPr>
          <w:p w:rsidR="00E8646C" w:rsidRPr="00E8646C" w:rsidRDefault="00E8646C" w:rsidP="00E8646C">
            <w:r>
              <w:t xml:space="preserve">'1' when </w:t>
            </w:r>
            <w:proofErr w:type="spellStart"/>
            <w:r>
              <w:rPr>
                <w:i/>
                <w:iCs/>
              </w:rPr>
              <w:t>spi_clk</w:t>
            </w:r>
            <w:proofErr w:type="spellEnd"/>
            <w:r>
              <w:t xml:space="preserve"> is stuck at the same value for a defined number of consecutive System Clock cycles</w:t>
            </w:r>
          </w:p>
        </w:tc>
      </w:tr>
      <w:tr w:rsidR="00E8646C" w:rsidTr="00E8646C">
        <w:tc>
          <w:tcPr>
            <w:tcW w:w="1951" w:type="dxa"/>
          </w:tcPr>
          <w:p w:rsidR="00E8646C" w:rsidRDefault="00E8646C" w:rsidP="00E8646C">
            <w:r>
              <w:t>interrupt</w:t>
            </w:r>
          </w:p>
        </w:tc>
        <w:tc>
          <w:tcPr>
            <w:tcW w:w="1276" w:type="dxa"/>
          </w:tcPr>
          <w:p w:rsidR="00E8646C" w:rsidRDefault="00E8646C" w:rsidP="00E8646C">
            <w:r>
              <w:t>Out</w:t>
            </w:r>
          </w:p>
        </w:tc>
        <w:tc>
          <w:tcPr>
            <w:tcW w:w="5386" w:type="dxa"/>
          </w:tcPr>
          <w:p w:rsidR="00E8646C" w:rsidRPr="00E8646C" w:rsidRDefault="00E8646C" w:rsidP="00E8646C">
            <w:r>
              <w:t xml:space="preserve">'1' when </w:t>
            </w:r>
            <w:proofErr w:type="spellStart"/>
            <w:r>
              <w:rPr>
                <w:i/>
                <w:iCs/>
              </w:rPr>
              <w:t>spi_ss</w:t>
            </w:r>
            <w:proofErr w:type="spellEnd"/>
            <w:r>
              <w:t xml:space="preserve"> turned NOT Active in a middle of a transaction</w:t>
            </w:r>
          </w:p>
        </w:tc>
      </w:tr>
      <w:tr w:rsidR="0054729C" w:rsidTr="00E8646C">
        <w:tc>
          <w:tcPr>
            <w:tcW w:w="1951" w:type="dxa"/>
          </w:tcPr>
          <w:p w:rsidR="0054729C" w:rsidRDefault="0054729C" w:rsidP="00E8646C">
            <w:proofErr w:type="spellStart"/>
            <w:r>
              <w:t>dout</w:t>
            </w:r>
            <w:proofErr w:type="spellEnd"/>
            <w:r>
              <w:t xml:space="preserve"> []</w:t>
            </w:r>
          </w:p>
        </w:tc>
        <w:tc>
          <w:tcPr>
            <w:tcW w:w="1276" w:type="dxa"/>
          </w:tcPr>
          <w:p w:rsidR="0054729C" w:rsidRDefault="0054729C" w:rsidP="00E8646C">
            <w:r>
              <w:t>Out</w:t>
            </w:r>
          </w:p>
        </w:tc>
        <w:tc>
          <w:tcPr>
            <w:tcW w:w="5386" w:type="dxa"/>
          </w:tcPr>
          <w:p w:rsidR="0054729C" w:rsidRDefault="0054729C" w:rsidP="00E8646C">
            <w:r>
              <w:t xml:space="preserve">Output data, which has been received from SPI </w:t>
            </w:r>
            <w:r w:rsidR="00E8646C">
              <w:t>Master</w:t>
            </w:r>
          </w:p>
        </w:tc>
      </w:tr>
      <w:tr w:rsidR="0054729C" w:rsidRPr="006E3D0B" w:rsidTr="00E8646C">
        <w:tc>
          <w:tcPr>
            <w:tcW w:w="1951" w:type="dxa"/>
          </w:tcPr>
          <w:p w:rsidR="0054729C" w:rsidRDefault="0054729C" w:rsidP="00E8646C">
            <w:proofErr w:type="spellStart"/>
            <w:r>
              <w:t>dout_valid</w:t>
            </w:r>
            <w:proofErr w:type="spellEnd"/>
          </w:p>
        </w:tc>
        <w:tc>
          <w:tcPr>
            <w:tcW w:w="1276" w:type="dxa"/>
          </w:tcPr>
          <w:p w:rsidR="0054729C" w:rsidRDefault="0054729C" w:rsidP="00E8646C">
            <w:r>
              <w:t>Out</w:t>
            </w:r>
          </w:p>
        </w:tc>
        <w:tc>
          <w:tcPr>
            <w:tcW w:w="5386" w:type="dxa"/>
          </w:tcPr>
          <w:p w:rsidR="0054729C" w:rsidRPr="006E3D0B" w:rsidRDefault="0054729C" w:rsidP="00993557">
            <w:pPr>
              <w:keepNext/>
            </w:pPr>
            <w:r>
              <w:t xml:space="preserve">Asserted when </w:t>
            </w:r>
            <w:proofErr w:type="spellStart"/>
            <w:r>
              <w:rPr>
                <w:i/>
                <w:iCs/>
              </w:rPr>
              <w:t>dout</w:t>
            </w:r>
            <w:proofErr w:type="spellEnd"/>
            <w:r>
              <w:t xml:space="preserve"> is valid</w:t>
            </w:r>
          </w:p>
        </w:tc>
      </w:tr>
    </w:tbl>
    <w:p w:rsidR="00993557" w:rsidRDefault="00993557" w:rsidP="00993557">
      <w:pPr>
        <w:pStyle w:val="Caption"/>
        <w:bidi w:val="0"/>
        <w:jc w:val="center"/>
      </w:pPr>
      <w:bookmarkStart w:id="61" w:name="_Toc310801959"/>
      <w:r>
        <w:t xml:space="preserve">Table </w:t>
      </w:r>
      <w:fldSimple w:instr=" SEQ Table \* ARABIC ">
        <w:r w:rsidR="00F91CFC">
          <w:rPr>
            <w:noProof/>
          </w:rPr>
          <w:t>3</w:t>
        </w:r>
      </w:fldSimple>
      <w:r>
        <w:rPr>
          <w:noProof/>
        </w:rPr>
        <w:t xml:space="preserve"> - SPI Slave Pinout Description</w:t>
      </w:r>
      <w:bookmarkEnd w:id="61"/>
    </w:p>
    <w:p w:rsidR="0009423A" w:rsidRPr="0009423A" w:rsidRDefault="0009423A" w:rsidP="0009423A"/>
    <w:p w:rsidR="00641155" w:rsidRDefault="00D278D3" w:rsidP="00641155">
      <w:pPr>
        <w:pStyle w:val="Heading3"/>
      </w:pPr>
      <w:bookmarkStart w:id="62" w:name="_Toc310801888"/>
      <w:r>
        <w:lastRenderedPageBreak/>
        <w:t>2.3.3</w:t>
      </w:r>
      <w:r w:rsidR="00641155">
        <w:t xml:space="preserve"> Generic Parameters</w:t>
      </w:r>
      <w:bookmarkEnd w:id="62"/>
    </w:p>
    <w:p w:rsidR="00E8646C" w:rsidRPr="00E8646C" w:rsidRDefault="00E8646C" w:rsidP="00E8646C"/>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376"/>
        <w:gridCol w:w="1251"/>
        <w:gridCol w:w="4895"/>
      </w:tblGrid>
      <w:tr w:rsidR="00E8646C" w:rsidRPr="00190542" w:rsidTr="00E8646C">
        <w:trPr>
          <w:tblHeader/>
        </w:trPr>
        <w:tc>
          <w:tcPr>
            <w:tcW w:w="2376" w:type="dxa"/>
            <w:shd w:val="solid" w:color="auto" w:fill="auto"/>
          </w:tcPr>
          <w:p w:rsidR="00E8646C" w:rsidRPr="00190542" w:rsidRDefault="00E8646C" w:rsidP="00E8646C">
            <w:r>
              <w:t>Generic Parameter</w:t>
            </w:r>
          </w:p>
        </w:tc>
        <w:tc>
          <w:tcPr>
            <w:tcW w:w="1251" w:type="dxa"/>
            <w:shd w:val="solid" w:color="auto" w:fill="auto"/>
          </w:tcPr>
          <w:p w:rsidR="00E8646C" w:rsidRPr="00190542" w:rsidRDefault="00E8646C" w:rsidP="00E8646C">
            <w:pPr>
              <w:jc w:val="center"/>
            </w:pPr>
            <w:r>
              <w:t>Default Value</w:t>
            </w:r>
          </w:p>
        </w:tc>
        <w:tc>
          <w:tcPr>
            <w:tcW w:w="4895" w:type="dxa"/>
            <w:shd w:val="solid" w:color="auto" w:fill="auto"/>
          </w:tcPr>
          <w:p w:rsidR="00E8646C" w:rsidRPr="00190542" w:rsidRDefault="00E8646C" w:rsidP="00E8646C">
            <w:r w:rsidRPr="00190542">
              <w:t>Description</w:t>
            </w:r>
          </w:p>
        </w:tc>
      </w:tr>
      <w:tr w:rsidR="00E8646C" w:rsidRPr="00190542" w:rsidTr="00E8646C">
        <w:tc>
          <w:tcPr>
            <w:tcW w:w="2376" w:type="dxa"/>
          </w:tcPr>
          <w:p w:rsidR="00E8646C" w:rsidRPr="00DB66AB" w:rsidRDefault="00E8646C" w:rsidP="00E8646C">
            <w:pPr>
              <w:rPr>
                <w:b/>
                <w:bCs/>
              </w:rPr>
            </w:pPr>
            <w:proofErr w:type="spellStart"/>
            <w:r w:rsidRPr="00DB66AB">
              <w:rPr>
                <w:b/>
                <w:bCs/>
              </w:rPr>
              <w:t>reset_polartiy_g</w:t>
            </w:r>
            <w:proofErr w:type="spellEnd"/>
          </w:p>
        </w:tc>
        <w:tc>
          <w:tcPr>
            <w:tcW w:w="1251" w:type="dxa"/>
          </w:tcPr>
          <w:p w:rsidR="00E8646C" w:rsidRPr="00190542" w:rsidRDefault="00E8646C" w:rsidP="00E8646C">
            <w:r>
              <w:t>'0'</w:t>
            </w:r>
          </w:p>
        </w:tc>
        <w:tc>
          <w:tcPr>
            <w:tcW w:w="4895" w:type="dxa"/>
          </w:tcPr>
          <w:p w:rsidR="00E8646C" w:rsidRPr="00190542" w:rsidRDefault="00E8646C" w:rsidP="00E8646C">
            <w:r>
              <w:t>Reset is active in this polarity</w:t>
            </w:r>
          </w:p>
        </w:tc>
      </w:tr>
      <w:tr w:rsidR="00E8646C" w:rsidTr="00E8646C">
        <w:tc>
          <w:tcPr>
            <w:tcW w:w="2376" w:type="dxa"/>
          </w:tcPr>
          <w:p w:rsidR="00E8646C" w:rsidRPr="00DB66AB" w:rsidRDefault="00E8646C" w:rsidP="00E8646C">
            <w:pPr>
              <w:rPr>
                <w:b/>
                <w:bCs/>
              </w:rPr>
            </w:pPr>
            <w:proofErr w:type="spellStart"/>
            <w:r w:rsidRPr="00DB66AB">
              <w:rPr>
                <w:b/>
                <w:bCs/>
              </w:rPr>
              <w:t>ss_polarity_g</w:t>
            </w:r>
            <w:proofErr w:type="spellEnd"/>
          </w:p>
        </w:tc>
        <w:tc>
          <w:tcPr>
            <w:tcW w:w="1251" w:type="dxa"/>
          </w:tcPr>
          <w:p w:rsidR="00E8646C" w:rsidRDefault="00E8646C" w:rsidP="00E8646C">
            <w:r>
              <w:t>'0'</w:t>
            </w:r>
          </w:p>
        </w:tc>
        <w:tc>
          <w:tcPr>
            <w:tcW w:w="4895" w:type="dxa"/>
          </w:tcPr>
          <w:p w:rsidR="00E8646C" w:rsidRDefault="00E8646C" w:rsidP="00E8646C">
            <w:r>
              <w:t>Slave select is active at this value</w:t>
            </w:r>
          </w:p>
        </w:tc>
      </w:tr>
      <w:tr w:rsidR="00E8646C" w:rsidTr="00E8646C">
        <w:tc>
          <w:tcPr>
            <w:tcW w:w="2376" w:type="dxa"/>
          </w:tcPr>
          <w:p w:rsidR="00E8646C" w:rsidRPr="00DB66AB" w:rsidRDefault="00E8646C" w:rsidP="00E8646C">
            <w:pPr>
              <w:rPr>
                <w:b/>
                <w:bCs/>
              </w:rPr>
            </w:pPr>
            <w:proofErr w:type="spellStart"/>
            <w:r w:rsidRPr="00DB66AB">
              <w:rPr>
                <w:b/>
                <w:bCs/>
              </w:rPr>
              <w:t>data_width_g</w:t>
            </w:r>
            <w:proofErr w:type="spellEnd"/>
          </w:p>
        </w:tc>
        <w:tc>
          <w:tcPr>
            <w:tcW w:w="1251" w:type="dxa"/>
          </w:tcPr>
          <w:p w:rsidR="00E8646C" w:rsidRDefault="00E8646C" w:rsidP="00E8646C">
            <w:r>
              <w:t>8</w:t>
            </w:r>
          </w:p>
        </w:tc>
        <w:tc>
          <w:tcPr>
            <w:tcW w:w="4895" w:type="dxa"/>
          </w:tcPr>
          <w:p w:rsidR="00E8646C" w:rsidRDefault="00204484" w:rsidP="00E8646C">
            <w:r>
              <w:t xml:space="preserve">Width in bits of a basic data word (Determines the size of Input / Output Shift Registers) </w:t>
            </w:r>
          </w:p>
        </w:tc>
      </w:tr>
      <w:tr w:rsidR="00E8646C" w:rsidTr="00E8646C">
        <w:tc>
          <w:tcPr>
            <w:tcW w:w="2376" w:type="dxa"/>
          </w:tcPr>
          <w:p w:rsidR="00E8646C" w:rsidRPr="006E3D0B" w:rsidRDefault="00E8646C" w:rsidP="00E8646C">
            <w:proofErr w:type="spellStart"/>
            <w:r w:rsidRPr="006E3D0B">
              <w:t>reg_width_g</w:t>
            </w:r>
            <w:proofErr w:type="spellEnd"/>
          </w:p>
        </w:tc>
        <w:tc>
          <w:tcPr>
            <w:tcW w:w="1251" w:type="dxa"/>
          </w:tcPr>
          <w:p w:rsidR="00E8646C" w:rsidRDefault="00E8646C" w:rsidP="00E8646C">
            <w:r>
              <w:t>8</w:t>
            </w:r>
          </w:p>
        </w:tc>
        <w:tc>
          <w:tcPr>
            <w:tcW w:w="4895" w:type="dxa"/>
          </w:tcPr>
          <w:p w:rsidR="00E8646C" w:rsidRDefault="00E8646C" w:rsidP="00E8646C">
            <w:r w:rsidRPr="006E3D0B">
              <w:t>Numb</w:t>
            </w:r>
            <w:r w:rsidR="00204484">
              <w:t>er of bits in SPI Configuration</w:t>
            </w:r>
            <w:r w:rsidRPr="006E3D0B">
              <w:t xml:space="preserve"> Register</w:t>
            </w:r>
          </w:p>
        </w:tc>
      </w:tr>
      <w:tr w:rsidR="00E8646C" w:rsidRPr="006E3D0B" w:rsidTr="00E8646C">
        <w:tc>
          <w:tcPr>
            <w:tcW w:w="2376" w:type="dxa"/>
          </w:tcPr>
          <w:p w:rsidR="00E8646C" w:rsidRPr="006E3D0B" w:rsidRDefault="00E8646C" w:rsidP="00204484">
            <w:proofErr w:type="spellStart"/>
            <w:r w:rsidRPr="006E3D0B">
              <w:t>dval_</w:t>
            </w:r>
            <w:r w:rsidR="00204484">
              <w:t>cpha_g</w:t>
            </w:r>
            <w:proofErr w:type="spellEnd"/>
          </w:p>
        </w:tc>
        <w:tc>
          <w:tcPr>
            <w:tcW w:w="1251" w:type="dxa"/>
          </w:tcPr>
          <w:p w:rsidR="00E8646C" w:rsidRDefault="00204484" w:rsidP="00E8646C">
            <w:r>
              <w:t>'</w:t>
            </w:r>
            <w:r w:rsidR="00E8646C">
              <w:t>0</w:t>
            </w:r>
            <w:r>
              <w:t>'</w:t>
            </w:r>
          </w:p>
        </w:tc>
        <w:tc>
          <w:tcPr>
            <w:tcW w:w="4895" w:type="dxa"/>
          </w:tcPr>
          <w:p w:rsidR="00E8646C" w:rsidRPr="006E3D0B" w:rsidRDefault="00E8646C" w:rsidP="00204484">
            <w:r w:rsidRPr="006E3D0B">
              <w:t xml:space="preserve">Default (initial) value of </w:t>
            </w:r>
            <w:r w:rsidR="00204484">
              <w:t>CPHA</w:t>
            </w:r>
          </w:p>
        </w:tc>
      </w:tr>
      <w:tr w:rsidR="00E8646C" w:rsidRPr="006E3D0B" w:rsidTr="00E8646C">
        <w:tc>
          <w:tcPr>
            <w:tcW w:w="2376" w:type="dxa"/>
          </w:tcPr>
          <w:p w:rsidR="00E8646C" w:rsidRPr="006E3D0B" w:rsidRDefault="00204484" w:rsidP="00E8646C">
            <w:proofErr w:type="spellStart"/>
            <w:r>
              <w:t>dval_cpol_g</w:t>
            </w:r>
            <w:proofErr w:type="spellEnd"/>
          </w:p>
        </w:tc>
        <w:tc>
          <w:tcPr>
            <w:tcW w:w="1251" w:type="dxa"/>
          </w:tcPr>
          <w:p w:rsidR="00E8646C" w:rsidRDefault="00204484" w:rsidP="00E8646C">
            <w:r>
              <w:t>'0'</w:t>
            </w:r>
          </w:p>
        </w:tc>
        <w:tc>
          <w:tcPr>
            <w:tcW w:w="4895" w:type="dxa"/>
          </w:tcPr>
          <w:p w:rsidR="00E8646C" w:rsidRPr="006E3D0B" w:rsidRDefault="00E8646C" w:rsidP="00204484">
            <w:r w:rsidRPr="006E3D0B">
              <w:t xml:space="preserve">Default (initial) value of </w:t>
            </w:r>
            <w:r w:rsidR="00204484">
              <w:t>CPOL</w:t>
            </w:r>
          </w:p>
        </w:tc>
      </w:tr>
      <w:tr w:rsidR="00E8646C" w:rsidRPr="006E3D0B" w:rsidTr="00E8646C">
        <w:tc>
          <w:tcPr>
            <w:tcW w:w="2376" w:type="dxa"/>
          </w:tcPr>
          <w:p w:rsidR="00E8646C" w:rsidRPr="00DB66AB" w:rsidRDefault="00E8646C" w:rsidP="00E8646C">
            <w:pPr>
              <w:rPr>
                <w:b/>
                <w:bCs/>
              </w:rPr>
            </w:pPr>
            <w:proofErr w:type="spellStart"/>
            <w:r w:rsidRPr="00DB66AB">
              <w:rPr>
                <w:b/>
                <w:bCs/>
              </w:rPr>
              <w:t>first_dat_lsb</w:t>
            </w:r>
            <w:proofErr w:type="spellEnd"/>
          </w:p>
        </w:tc>
        <w:tc>
          <w:tcPr>
            <w:tcW w:w="1251" w:type="dxa"/>
          </w:tcPr>
          <w:p w:rsidR="00E8646C" w:rsidRDefault="00E8646C" w:rsidP="00E8646C">
            <w:r>
              <w:t>true</w:t>
            </w:r>
          </w:p>
        </w:tc>
        <w:tc>
          <w:tcPr>
            <w:tcW w:w="4895" w:type="dxa"/>
          </w:tcPr>
          <w:p w:rsidR="00E8646C" w:rsidRPr="006E3D0B" w:rsidRDefault="00E8646C" w:rsidP="00E8646C">
            <w:pPr>
              <w:keepNext/>
            </w:pPr>
            <w:r w:rsidRPr="006E3D0B">
              <w:t>TRUE: Transmit and Receive LSB first.</w:t>
            </w:r>
            <w:r w:rsidR="00204484">
              <w:t xml:space="preserve"> </w:t>
            </w:r>
            <w:r w:rsidRPr="006E3D0B">
              <w:t xml:space="preserve"> FALSE - MSB first</w:t>
            </w:r>
          </w:p>
        </w:tc>
      </w:tr>
      <w:tr w:rsidR="00204484" w:rsidRPr="006E3D0B" w:rsidTr="00E8646C">
        <w:tc>
          <w:tcPr>
            <w:tcW w:w="2376" w:type="dxa"/>
          </w:tcPr>
          <w:p w:rsidR="00204484" w:rsidRPr="006E3D0B" w:rsidRDefault="00204484" w:rsidP="00E8646C">
            <w:proofErr w:type="spellStart"/>
            <w:r>
              <w:t>default_sat_g</w:t>
            </w:r>
            <w:proofErr w:type="spellEnd"/>
          </w:p>
        </w:tc>
        <w:tc>
          <w:tcPr>
            <w:tcW w:w="1251" w:type="dxa"/>
          </w:tcPr>
          <w:p w:rsidR="00204484" w:rsidRDefault="00204484" w:rsidP="00E8646C">
            <w:r>
              <w:t>0</w:t>
            </w:r>
          </w:p>
        </w:tc>
        <w:tc>
          <w:tcPr>
            <w:tcW w:w="4895" w:type="dxa"/>
          </w:tcPr>
          <w:p w:rsidR="00204484" w:rsidRPr="006E3D0B" w:rsidRDefault="00204484" w:rsidP="00E8646C">
            <w:pPr>
              <w:keepNext/>
            </w:pPr>
            <w:r>
              <w:t>Default data transmitted to SPI Master when the FIFO is empty</w:t>
            </w:r>
          </w:p>
        </w:tc>
      </w:tr>
      <w:tr w:rsidR="00204484" w:rsidRPr="006E3D0B" w:rsidTr="00E8646C">
        <w:tc>
          <w:tcPr>
            <w:tcW w:w="2376" w:type="dxa"/>
          </w:tcPr>
          <w:p w:rsidR="00204484" w:rsidRPr="006E3D0B" w:rsidRDefault="00204484" w:rsidP="00E8646C">
            <w:proofErr w:type="spellStart"/>
            <w:r>
              <w:t>spi_timeout_g</w:t>
            </w:r>
            <w:proofErr w:type="spellEnd"/>
          </w:p>
        </w:tc>
        <w:tc>
          <w:tcPr>
            <w:tcW w:w="1251" w:type="dxa"/>
          </w:tcPr>
          <w:p w:rsidR="00204484" w:rsidRDefault="00204484" w:rsidP="00E8646C">
            <w:r>
              <w:t>0x"020"</w:t>
            </w:r>
          </w:p>
        </w:tc>
        <w:tc>
          <w:tcPr>
            <w:tcW w:w="4895" w:type="dxa"/>
          </w:tcPr>
          <w:p w:rsidR="00204484" w:rsidRPr="00204484" w:rsidRDefault="00204484" w:rsidP="00204484">
            <w:pPr>
              <w:keepNext/>
            </w:pPr>
            <w:r>
              <w:t xml:space="preserve">The number of System Clock cycles without </w:t>
            </w:r>
            <w:proofErr w:type="spellStart"/>
            <w:r w:rsidRPr="00204484">
              <w:rPr>
                <w:i/>
                <w:iCs/>
              </w:rPr>
              <w:t>spi_clk</w:t>
            </w:r>
            <w:proofErr w:type="spellEnd"/>
            <w:r>
              <w:t xml:space="preserve"> toggle that causes the activation of </w:t>
            </w:r>
            <w:r>
              <w:rPr>
                <w:i/>
                <w:iCs/>
              </w:rPr>
              <w:t>timeout</w:t>
            </w:r>
            <w:r>
              <w:t xml:space="preserve"> signal</w:t>
            </w:r>
          </w:p>
        </w:tc>
      </w:tr>
      <w:tr w:rsidR="00204484" w:rsidRPr="006E3D0B" w:rsidTr="00E8646C">
        <w:tc>
          <w:tcPr>
            <w:tcW w:w="2376" w:type="dxa"/>
          </w:tcPr>
          <w:p w:rsidR="00204484" w:rsidRPr="006E3D0B" w:rsidRDefault="00204484" w:rsidP="00E8646C">
            <w:proofErr w:type="spellStart"/>
            <w:r>
              <w:t>timeout_en_g</w:t>
            </w:r>
            <w:proofErr w:type="spellEnd"/>
          </w:p>
        </w:tc>
        <w:tc>
          <w:tcPr>
            <w:tcW w:w="1251" w:type="dxa"/>
          </w:tcPr>
          <w:p w:rsidR="00204484" w:rsidRDefault="00204484" w:rsidP="00E8646C">
            <w:r>
              <w:t>'1'</w:t>
            </w:r>
          </w:p>
        </w:tc>
        <w:tc>
          <w:tcPr>
            <w:tcW w:w="4895" w:type="dxa"/>
          </w:tcPr>
          <w:p w:rsidR="00204484" w:rsidRPr="006E3D0B" w:rsidRDefault="00204484" w:rsidP="00E8646C">
            <w:pPr>
              <w:keepNext/>
            </w:pPr>
            <w:r>
              <w:t>If '1' timeout is enabled, else disabled</w:t>
            </w:r>
          </w:p>
        </w:tc>
      </w:tr>
      <w:tr w:rsidR="00204484" w:rsidRPr="006E3D0B" w:rsidTr="00E8646C">
        <w:tc>
          <w:tcPr>
            <w:tcW w:w="2376" w:type="dxa"/>
          </w:tcPr>
          <w:p w:rsidR="00204484" w:rsidRPr="006E3D0B" w:rsidRDefault="00204484" w:rsidP="00E8646C">
            <w:proofErr w:type="spellStart"/>
            <w:r>
              <w:t>dval_miso_g</w:t>
            </w:r>
            <w:proofErr w:type="spellEnd"/>
          </w:p>
        </w:tc>
        <w:tc>
          <w:tcPr>
            <w:tcW w:w="1251" w:type="dxa"/>
          </w:tcPr>
          <w:p w:rsidR="00204484" w:rsidRDefault="00204484" w:rsidP="00E8646C">
            <w:r>
              <w:t>'0'</w:t>
            </w:r>
          </w:p>
        </w:tc>
        <w:tc>
          <w:tcPr>
            <w:tcW w:w="4895" w:type="dxa"/>
          </w:tcPr>
          <w:p w:rsidR="00204484" w:rsidRPr="00204484" w:rsidRDefault="00204484" w:rsidP="00993557">
            <w:pPr>
              <w:keepNext/>
            </w:pPr>
            <w:r>
              <w:t xml:space="preserve">Default value of </w:t>
            </w:r>
            <w:proofErr w:type="spellStart"/>
            <w:r>
              <w:rPr>
                <w:i/>
                <w:iCs/>
              </w:rPr>
              <w:t>spi_miso</w:t>
            </w:r>
            <w:proofErr w:type="spellEnd"/>
            <w:r w:rsidR="005D23E2">
              <w:t xml:space="preserve"> internal signal</w:t>
            </w:r>
          </w:p>
        </w:tc>
      </w:tr>
    </w:tbl>
    <w:p w:rsidR="00641155" w:rsidRDefault="00993557" w:rsidP="00993557">
      <w:pPr>
        <w:pStyle w:val="Caption"/>
        <w:bidi w:val="0"/>
        <w:jc w:val="center"/>
      </w:pPr>
      <w:bookmarkStart w:id="63" w:name="_Toc310801960"/>
      <w:r>
        <w:t xml:space="preserve">Table </w:t>
      </w:r>
      <w:fldSimple w:instr=" SEQ Table \* ARABIC ">
        <w:r w:rsidR="00F91CFC">
          <w:rPr>
            <w:noProof/>
          </w:rPr>
          <w:t>4</w:t>
        </w:r>
      </w:fldSimple>
      <w:r>
        <w:rPr>
          <w:noProof/>
        </w:rPr>
        <w:t xml:space="preserve"> - SPI Slave Generic Parameters</w:t>
      </w:r>
      <w:bookmarkEnd w:id="63"/>
    </w:p>
    <w:p w:rsidR="00DB66AB" w:rsidRDefault="00DB66AB" w:rsidP="00DB66AB">
      <w:bookmarkStart w:id="64" w:name="_Toc310801889"/>
      <w:r>
        <w:rPr>
          <w:b/>
          <w:bCs/>
        </w:rPr>
        <w:t xml:space="preserve">NOTE: </w:t>
      </w:r>
      <w:r>
        <w:t>The highlighted generic parameters must be assigned the same values in both SPI Master and SPI Slave cores.</w:t>
      </w:r>
    </w:p>
    <w:p w:rsidR="00641155" w:rsidRDefault="00D278D3" w:rsidP="00641155">
      <w:pPr>
        <w:pStyle w:val="Heading3"/>
      </w:pPr>
      <w:r>
        <w:t>2.3.4</w:t>
      </w:r>
      <w:r w:rsidR="00641155">
        <w:t xml:space="preserve"> Resources</w:t>
      </w:r>
      <w:bookmarkEnd w:id="64"/>
    </w:p>
    <w:p w:rsidR="005D23E2" w:rsidRDefault="005D23E2" w:rsidP="005D23E2">
      <w:r>
        <w:t xml:space="preserve">Required resources, when synthesizing, using </w:t>
      </w:r>
      <w:proofErr w:type="spellStart"/>
      <w:r>
        <w:t>Synplify</w:t>
      </w:r>
      <w:proofErr w:type="spellEnd"/>
      <w:r>
        <w:t xml:space="preserve">, for </w:t>
      </w:r>
      <w:proofErr w:type="spellStart"/>
      <w:r>
        <w:t>Altera's</w:t>
      </w:r>
      <w:proofErr w:type="spellEnd"/>
      <w:r>
        <w:t xml:space="preserve"> </w:t>
      </w:r>
      <w:proofErr w:type="spellStart"/>
      <w:r>
        <w:t>Cyclon</w:t>
      </w:r>
      <w:proofErr w:type="spellEnd"/>
      <w:r>
        <w:t xml:space="preserve"> II FPGA:</w:t>
      </w:r>
    </w:p>
    <w:p w:rsidR="005D23E2" w:rsidRDefault="005D23E2" w:rsidP="005D23E2">
      <w:pPr>
        <w:pStyle w:val="ListParagraph"/>
        <w:numPr>
          <w:ilvl w:val="0"/>
          <w:numId w:val="10"/>
        </w:numPr>
        <w:spacing w:after="200" w:line="276" w:lineRule="auto"/>
        <w:ind w:left="284" w:hanging="284"/>
      </w:pPr>
      <w:r>
        <w:t>Total combinational functions: </w:t>
      </w:r>
      <w:r>
        <w:tab/>
        <w:t xml:space="preserve">116  </w:t>
      </w:r>
    </w:p>
    <w:p w:rsidR="005D23E2" w:rsidRDefault="005D23E2" w:rsidP="005D23E2">
      <w:pPr>
        <w:pStyle w:val="ListParagraph"/>
        <w:numPr>
          <w:ilvl w:val="0"/>
          <w:numId w:val="10"/>
        </w:numPr>
        <w:spacing w:after="200" w:line="276" w:lineRule="auto"/>
        <w:ind w:left="284" w:hanging="284"/>
      </w:pPr>
      <w:r>
        <w:t>Logic element usage by number of inputs:</w:t>
      </w:r>
    </w:p>
    <w:p w:rsidR="005D23E2" w:rsidRDefault="005D23E2" w:rsidP="005D23E2">
      <w:pPr>
        <w:pStyle w:val="ListParagraph"/>
        <w:numPr>
          <w:ilvl w:val="1"/>
          <w:numId w:val="10"/>
        </w:numPr>
        <w:spacing w:after="200" w:line="276" w:lineRule="auto"/>
        <w:ind w:left="284" w:firstLine="0"/>
      </w:pPr>
      <w:r>
        <w:t>4 input functions:</w:t>
      </w:r>
      <w:r>
        <w:tab/>
        <w:t xml:space="preserve">75 </w:t>
      </w:r>
    </w:p>
    <w:p w:rsidR="005D23E2" w:rsidRDefault="005D23E2" w:rsidP="005D23E2">
      <w:pPr>
        <w:pStyle w:val="ListParagraph"/>
        <w:numPr>
          <w:ilvl w:val="1"/>
          <w:numId w:val="10"/>
        </w:numPr>
        <w:spacing w:after="200" w:line="276" w:lineRule="auto"/>
        <w:ind w:left="284" w:firstLine="0"/>
      </w:pPr>
      <w:r>
        <w:t>3 input functions:</w:t>
      </w:r>
      <w:r>
        <w:tab/>
        <w:t xml:space="preserve">20 </w:t>
      </w:r>
    </w:p>
    <w:p w:rsidR="005D23E2" w:rsidRDefault="005D23E2" w:rsidP="005D23E2">
      <w:pPr>
        <w:pStyle w:val="ListParagraph"/>
        <w:numPr>
          <w:ilvl w:val="1"/>
          <w:numId w:val="10"/>
        </w:numPr>
        <w:spacing w:after="200" w:line="276" w:lineRule="auto"/>
        <w:ind w:left="284" w:firstLine="0"/>
      </w:pPr>
      <w:r>
        <w:t>[=2 input functions:</w:t>
      </w:r>
      <w:r>
        <w:tab/>
        <w:t xml:space="preserve">21 </w:t>
      </w:r>
    </w:p>
    <w:p w:rsidR="005D23E2" w:rsidRDefault="005D23E2" w:rsidP="005D23E2">
      <w:pPr>
        <w:pStyle w:val="ListParagraph"/>
        <w:numPr>
          <w:ilvl w:val="0"/>
          <w:numId w:val="10"/>
        </w:numPr>
        <w:spacing w:after="200" w:line="276" w:lineRule="auto"/>
        <w:ind w:left="284" w:hanging="284"/>
      </w:pPr>
      <w:r>
        <w:t xml:space="preserve">Logic elements by mode: </w:t>
      </w:r>
    </w:p>
    <w:p w:rsidR="005D23E2" w:rsidRDefault="005D23E2" w:rsidP="005D23E2">
      <w:pPr>
        <w:pStyle w:val="ListParagraph"/>
        <w:numPr>
          <w:ilvl w:val="1"/>
          <w:numId w:val="10"/>
        </w:numPr>
        <w:spacing w:after="200" w:line="276" w:lineRule="auto"/>
        <w:ind w:left="284" w:firstLine="0"/>
      </w:pPr>
      <w:r>
        <w:t>Normal mode:            </w:t>
      </w:r>
      <w:r>
        <w:tab/>
        <w:t>100</w:t>
      </w:r>
    </w:p>
    <w:p w:rsidR="005D23E2" w:rsidRDefault="005D23E2" w:rsidP="005D23E2">
      <w:pPr>
        <w:pStyle w:val="ListParagraph"/>
        <w:numPr>
          <w:ilvl w:val="1"/>
          <w:numId w:val="10"/>
        </w:numPr>
        <w:spacing w:after="200" w:line="276" w:lineRule="auto"/>
        <w:ind w:left="284" w:firstLine="0"/>
      </w:pPr>
      <w:r>
        <w:t>Arithmetic mode:</w:t>
      </w:r>
      <w:r>
        <w:tab/>
        <w:t>16</w:t>
      </w:r>
    </w:p>
    <w:p w:rsidR="005D23E2" w:rsidRDefault="005D23E2" w:rsidP="005D23E2">
      <w:pPr>
        <w:pStyle w:val="ListParagraph"/>
        <w:numPr>
          <w:ilvl w:val="0"/>
          <w:numId w:val="10"/>
        </w:numPr>
        <w:spacing w:after="200" w:line="276" w:lineRule="auto"/>
        <w:ind w:left="284" w:hanging="284"/>
      </w:pPr>
      <w:r>
        <w:t>Total registers:</w:t>
      </w:r>
      <w:r>
        <w:tab/>
      </w:r>
      <w:r>
        <w:tab/>
        <w:t>61</w:t>
      </w:r>
    </w:p>
    <w:p w:rsidR="005D23E2" w:rsidRDefault="005D23E2" w:rsidP="005D23E2">
      <w:pPr>
        <w:pStyle w:val="ListParagraph"/>
        <w:numPr>
          <w:ilvl w:val="0"/>
          <w:numId w:val="10"/>
        </w:numPr>
        <w:spacing w:after="200" w:line="276" w:lineRule="auto"/>
        <w:ind w:left="284" w:hanging="284"/>
      </w:pPr>
      <w:r>
        <w:t>I/O pins:</w:t>
      </w:r>
      <w:r>
        <w:tab/>
      </w:r>
      <w:r>
        <w:tab/>
      </w:r>
      <w:r>
        <w:tab/>
        <w:t>39</w:t>
      </w:r>
    </w:p>
    <w:p w:rsidR="005D23E2" w:rsidRDefault="005D23E2" w:rsidP="005D23E2">
      <w:r>
        <w:rPr>
          <w:b/>
          <w:bCs/>
        </w:rPr>
        <w:t>Maximum Working Frequency</w:t>
      </w:r>
      <w:r>
        <w:t>:  219.7MHz</w:t>
      </w:r>
    </w:p>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Default="0009423A" w:rsidP="005D23E2"/>
    <w:p w:rsidR="0009423A" w:rsidRPr="00766B6B" w:rsidRDefault="0009423A" w:rsidP="005D23E2"/>
    <w:p w:rsidR="00641155" w:rsidRDefault="005D23E2" w:rsidP="005D23E2">
      <w:pPr>
        <w:pStyle w:val="Heading2"/>
      </w:pPr>
      <w:bookmarkStart w:id="65" w:name="_Toc310801890"/>
      <w:r>
        <w:lastRenderedPageBreak/>
        <w:t>2.4 SPI Slave</w:t>
      </w:r>
      <w:r w:rsidR="00641155">
        <w:t xml:space="preserve"> Waveforms</w:t>
      </w:r>
      <w:bookmarkEnd w:id="65"/>
    </w:p>
    <w:p w:rsidR="00866473" w:rsidRDefault="00C577AD" w:rsidP="00882E33">
      <w:pPr>
        <w:pStyle w:val="Heading3"/>
      </w:pPr>
      <w:r>
        <w:t>2.4.1 Single Transaction</w:t>
      </w:r>
    </w:p>
    <w:p w:rsidR="00882E33" w:rsidRDefault="00D85E30" w:rsidP="00D85E30">
      <w:pPr>
        <w:keepNext/>
      </w:pPr>
      <w:r w:rsidRPr="00D85E30">
        <w:rPr>
          <w:noProof/>
        </w:rPr>
        <w:drawing>
          <wp:inline distT="0" distB="0" distL="0" distR="0">
            <wp:extent cx="5274310" cy="4579620"/>
            <wp:effectExtent l="19050" t="0" r="2540" b="0"/>
            <wp:docPr id="16" name="אובייקט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1515726" cy="7096632"/>
                      <a:chOff x="-1185863" y="-142886"/>
                      <a:chExt cx="11515726" cy="7096632"/>
                    </a:xfrm>
                  </a:grpSpPr>
                  <a:pic>
                    <a:nvPicPr>
                      <a:cNvPr id="2051" name="Picture 3"/>
                      <a:cNvPicPr>
                        <a:picLocks noChangeAspect="1" noChangeArrowheads="1"/>
                      </a:cNvPicPr>
                    </a:nvPicPr>
                    <a:blipFill>
                      <a:blip r:embed="rId24"/>
                      <a:srcRect/>
                      <a:stretch>
                        <a:fillRect/>
                      </a:stretch>
                    </a:blipFill>
                    <a:spPr bwMode="auto">
                      <a:xfrm>
                        <a:off x="-1185863" y="695325"/>
                        <a:ext cx="11515726" cy="5467350"/>
                      </a:xfrm>
                      <a:prstGeom prst="rect">
                        <a:avLst/>
                      </a:prstGeom>
                      <a:noFill/>
                      <a:ln w="9525">
                        <a:noFill/>
                        <a:miter lim="800000"/>
                        <a:headEnd/>
                        <a:tailEnd/>
                      </a:ln>
                      <a:effectLst/>
                    </a:spPr>
                  </a:pic>
                  <a:sp>
                    <a:nvSpPr>
                      <a:cNvPr id="31" name="TextBox 30"/>
                      <a:cNvSpPr txBox="1"/>
                    </a:nvSpPr>
                    <a:spPr>
                      <a:xfrm>
                        <a:off x="2357422" y="6215082"/>
                        <a:ext cx="1736437" cy="738664"/>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b="1" u="sng" dirty="0" smtClean="0">
                              <a:solidFill>
                                <a:schemeClr val="tx1"/>
                              </a:solidFill>
                            </a:rPr>
                            <a:t>FIFO</a:t>
                          </a:r>
                          <a:r>
                            <a:rPr lang="en-US" sz="1400" dirty="0" smtClean="0">
                              <a:solidFill>
                                <a:schemeClr val="tx1"/>
                              </a:solidFill>
                            </a:rPr>
                            <a:t>: </a:t>
                          </a:r>
                        </a:p>
                        <a:p>
                          <a:pPr marL="342900" indent="-342900" algn="l" rtl="0">
                            <a:buFont typeface="+mj-lt"/>
                            <a:buAutoNum type="alphaLcPeriod"/>
                          </a:pPr>
                          <a:r>
                            <a:rPr lang="en-US" sz="1400" dirty="0" smtClean="0">
                              <a:solidFill>
                                <a:schemeClr val="tx1"/>
                              </a:solidFill>
                            </a:rPr>
                            <a:t>Request for data</a:t>
                          </a:r>
                        </a:p>
                        <a:p>
                          <a:pPr marL="342900" indent="-342900" algn="l" rtl="0">
                            <a:buAutoNum type="alphaLcPeriod"/>
                          </a:pPr>
                          <a:r>
                            <a:rPr lang="en-US" sz="1400" dirty="0" smtClean="0">
                              <a:solidFill>
                                <a:schemeClr val="tx1"/>
                              </a:solidFill>
                            </a:rPr>
                            <a:t>Data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7500958" y="0"/>
                        <a:ext cx="1372492"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De-activated</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4429124" y="6334780"/>
                        <a:ext cx="172957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sampled after</a:t>
                          </a:r>
                        </a:p>
                        <a:p>
                          <a:pPr algn="ctr" rtl="0"/>
                          <a:r>
                            <a:rPr lang="en-US" sz="1400" dirty="0" smtClean="0">
                              <a:solidFill>
                                <a:schemeClr val="tx1"/>
                              </a:solidFill>
                            </a:rPr>
                            <a:t>SPI_CLK rising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45" name="TextBox 44"/>
                      <a:cNvSpPr txBox="1"/>
                    </a:nvSpPr>
                    <a:spPr>
                      <a:xfrm>
                        <a:off x="6215074" y="6334780"/>
                        <a:ext cx="1948995"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Data is propagated after</a:t>
                          </a:r>
                        </a:p>
                        <a:p>
                          <a:pPr algn="ctr" rtl="0"/>
                          <a:r>
                            <a:rPr lang="en-US" sz="1400" dirty="0" smtClean="0">
                              <a:solidFill>
                                <a:schemeClr val="tx1"/>
                              </a:solidFill>
                            </a:rPr>
                            <a:t>SPI_CLK falling edge</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59" name="Oval 58"/>
                      <a:cNvSpPr/>
                    </a:nvSpPr>
                    <a:spPr>
                      <a:xfrm>
                        <a:off x="428624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 name="Rectangle 4"/>
                      <a:cNvSpPr/>
                    </a:nvSpPr>
                    <a:spPr>
                      <a:xfrm>
                        <a:off x="2357422" y="928670"/>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endCxn id="5" idx="0"/>
                      </a:cNvCxnSpPr>
                    </a:nvCxnSpPr>
                    <a:spPr>
                      <a:xfrm>
                        <a:off x="1643042" y="500042"/>
                        <a:ext cx="857256" cy="428628"/>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37" name="Oval 36"/>
                      <a:cNvSpPr/>
                    </a:nvSpPr>
                    <a:spPr>
                      <a:xfrm>
                        <a:off x="2928926" y="2357430"/>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a</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sp>
                    <a:nvSpPr>
                      <a:cNvPr id="38" name="Oval 37"/>
                      <a:cNvSpPr/>
                    </a:nvSpPr>
                    <a:spPr>
                      <a:xfrm>
                        <a:off x="2928926" y="2643182"/>
                        <a:ext cx="214314" cy="285752"/>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b</a:t>
                          </a:r>
                          <a:endParaRPr lang="he-IL" sz="1400" dirty="0">
                            <a:solidFill>
                              <a:schemeClr val="tx1"/>
                            </a:solidFill>
                          </a:endParaRPr>
                        </a:p>
                      </a:txBody>
                      <a:useSpRect/>
                    </a:txSp>
                    <a:style>
                      <a:lnRef idx="0">
                        <a:schemeClr val="accent3"/>
                      </a:lnRef>
                      <a:fillRef idx="3">
                        <a:schemeClr val="accent3"/>
                      </a:fillRef>
                      <a:effectRef idx="3">
                        <a:schemeClr val="accent3"/>
                      </a:effectRef>
                      <a:fontRef idx="minor">
                        <a:schemeClr val="lt1"/>
                      </a:fontRef>
                    </a:style>
                  </a:sp>
                  <a:cxnSp>
                    <a:nvCxnSpPr>
                      <a:cNvPr id="32" name="Straight Arrow Connector 31"/>
                      <a:cNvCxnSpPr>
                        <a:stCxn id="31" idx="0"/>
                      </a:cNvCxnSpPr>
                    </a:nvCxnSpPr>
                    <a:spPr>
                      <a:xfrm rot="16200000" flipV="1">
                        <a:off x="1398491" y="4387931"/>
                        <a:ext cx="3286148" cy="368153"/>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750333" y="964391"/>
                        <a:ext cx="1357321" cy="714379"/>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2857488" y="2000240"/>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0"/>
                      </a:cNvCxnSpPr>
                    </a:nvCxnSpPr>
                    <a:spPr>
                      <a:xfrm rot="16200000" flipV="1">
                        <a:off x="4301611" y="5342479"/>
                        <a:ext cx="1048392" cy="936210"/>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77" name="Rectangle 9"/>
                      <a:cNvSpPr/>
                    </a:nvSpPr>
                    <a:spPr>
                      <a:xfrm>
                        <a:off x="4071934" y="5072074"/>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traight Arrow Connector 45"/>
                      <a:cNvCxnSpPr/>
                    </a:nvCxnSpPr>
                    <a:spPr>
                      <a:xfrm rot="10800000">
                        <a:off x="5500694" y="5214950"/>
                        <a:ext cx="1587722" cy="1096024"/>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5286380" y="4929198"/>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16200000" flipV="1">
                        <a:off x="8288543" y="5213153"/>
                        <a:ext cx="1977086" cy="266167"/>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858248" y="4071942"/>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8631606" y="201929"/>
                        <a:ext cx="996719" cy="1885522"/>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500298" y="2500306"/>
                        <a:ext cx="357190"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14546" y="6143644"/>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8643966" y="6334780"/>
                        <a:ext cx="1532406" cy="52322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solidFill>
                                <a:schemeClr val="tx1"/>
                              </a:solidFill>
                            </a:rPr>
                            <a:t>End of Transaction</a:t>
                          </a:r>
                        </a:p>
                        <a:p>
                          <a:pPr algn="ctr" rtl="0"/>
                          <a:r>
                            <a:rPr lang="en-US" sz="1400" dirty="0" err="1" smtClean="0">
                              <a:solidFill>
                                <a:schemeClr val="tx1"/>
                              </a:solidFill>
                            </a:rPr>
                            <a:t>Dout</a:t>
                          </a:r>
                          <a:r>
                            <a:rPr lang="en-US" sz="1400" dirty="0" smtClean="0">
                              <a:solidFill>
                                <a:schemeClr val="tx1"/>
                              </a:solidFill>
                            </a:rPr>
                            <a:t> is valid</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9929850" y="1643050"/>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7358082"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8501090"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C577AD" w:rsidRDefault="00882E33" w:rsidP="00882E33">
      <w:pPr>
        <w:pStyle w:val="Caption"/>
        <w:bidi w:val="0"/>
        <w:jc w:val="center"/>
      </w:pPr>
      <w:r>
        <w:t xml:space="preserve">Figure </w:t>
      </w:r>
      <w:fldSimple w:instr=" SEQ Figure \* ARABIC ">
        <w:r w:rsidR="00DA43C2">
          <w:rPr>
            <w:noProof/>
          </w:rPr>
          <w:t>7</w:t>
        </w:r>
      </w:fldSimple>
      <w:r>
        <w:rPr>
          <w:noProof/>
        </w:rPr>
        <w:t xml:space="preserve"> - SPI Slave Single Transaction Waveform</w:t>
      </w:r>
    </w:p>
    <w:p w:rsidR="00866473" w:rsidRDefault="00866473" w:rsidP="00866473"/>
    <w:p w:rsidR="00882E33" w:rsidRDefault="00882E33" w:rsidP="00882E33">
      <w:pPr>
        <w:pStyle w:val="ListParagraph"/>
        <w:numPr>
          <w:ilvl w:val="0"/>
          <w:numId w:val="13"/>
        </w:numPr>
        <w:spacing w:after="200" w:line="276" w:lineRule="auto"/>
        <w:ind w:left="426" w:hanging="426"/>
      </w:pPr>
      <w:r>
        <w:t xml:space="preserve">End of System Reset, SPI Slave Select is NOT active, and therefore the output of </w:t>
      </w:r>
      <w:proofErr w:type="spellStart"/>
      <w:r>
        <w:rPr>
          <w:i/>
          <w:iCs/>
        </w:rPr>
        <w:t>spi_miso</w:t>
      </w:r>
      <w:proofErr w:type="spellEnd"/>
      <w:r>
        <w:t xml:space="preserve"> is at 'High Z' value. </w:t>
      </w:r>
    </w:p>
    <w:p w:rsidR="00882E33" w:rsidRDefault="00882E33" w:rsidP="00882E33">
      <w:pPr>
        <w:pStyle w:val="ListParagraph"/>
        <w:numPr>
          <w:ilvl w:val="0"/>
          <w:numId w:val="13"/>
        </w:numPr>
        <w:spacing w:after="200" w:line="276" w:lineRule="auto"/>
        <w:ind w:left="426" w:hanging="426"/>
      </w:pPr>
      <w:r>
        <w:t>FIFO Interface:</w:t>
      </w:r>
    </w:p>
    <w:p w:rsidR="00882E33" w:rsidRDefault="00882E33" w:rsidP="00882E33">
      <w:pPr>
        <w:pStyle w:val="ListParagraph"/>
        <w:numPr>
          <w:ilvl w:val="1"/>
          <w:numId w:val="11"/>
        </w:numPr>
        <w:spacing w:after="200" w:line="276" w:lineRule="auto"/>
        <w:ind w:left="709" w:hanging="283"/>
      </w:pPr>
      <w:r>
        <w:t>SPI Slave requests for data from FIFO.</w:t>
      </w:r>
    </w:p>
    <w:p w:rsidR="00882E33" w:rsidRDefault="00882E33" w:rsidP="00882E33">
      <w:pPr>
        <w:pStyle w:val="ListParagraph"/>
        <w:numPr>
          <w:ilvl w:val="1"/>
          <w:numId w:val="11"/>
        </w:numPr>
        <w:spacing w:after="200" w:line="276" w:lineRule="auto"/>
        <w:ind w:left="709" w:hanging="283"/>
      </w:pPr>
      <w:r>
        <w:t>FIFO confirms that output data is valid after 1 system clock cycle.</w:t>
      </w:r>
    </w:p>
    <w:p w:rsidR="00882E33" w:rsidRDefault="00882E33" w:rsidP="00882E33">
      <w:pPr>
        <w:pStyle w:val="ListParagraph"/>
        <w:numPr>
          <w:ilvl w:val="0"/>
          <w:numId w:val="13"/>
        </w:numPr>
        <w:spacing w:after="200" w:line="276" w:lineRule="auto"/>
        <w:ind w:left="426" w:hanging="426"/>
      </w:pPr>
      <w:r>
        <w:t xml:space="preserve">SPI Master activates the </w:t>
      </w:r>
      <w:proofErr w:type="spellStart"/>
      <w:r>
        <w:rPr>
          <w:i/>
          <w:iCs/>
        </w:rPr>
        <w:t>spi_ss</w:t>
      </w:r>
      <w:proofErr w:type="spellEnd"/>
      <w:r>
        <w:rPr>
          <w:i/>
          <w:iCs/>
        </w:rPr>
        <w:t xml:space="preserve"> </w:t>
      </w:r>
      <w:r>
        <w:t>signal and starts a new transaction.</w:t>
      </w:r>
    </w:p>
    <w:p w:rsidR="00882E33" w:rsidRDefault="00882E33" w:rsidP="00882E33">
      <w:pPr>
        <w:pStyle w:val="ListParagraph"/>
        <w:numPr>
          <w:ilvl w:val="0"/>
          <w:numId w:val="13"/>
        </w:numPr>
        <w:spacing w:after="200" w:line="276" w:lineRule="auto"/>
        <w:ind w:left="426" w:hanging="426"/>
      </w:pPr>
      <w:r>
        <w:t xml:space="preserve">During the transaction, the SPI Slave is waiting for </w:t>
      </w:r>
      <w:proofErr w:type="spellStart"/>
      <w:r>
        <w:rPr>
          <w:i/>
          <w:iCs/>
        </w:rPr>
        <w:t>spi_clk</w:t>
      </w:r>
      <w:proofErr w:type="spellEnd"/>
      <w:r>
        <w:t xml:space="preserve"> edges:</w:t>
      </w:r>
    </w:p>
    <w:p w:rsidR="00882E33" w:rsidRDefault="00882E33" w:rsidP="00882E33">
      <w:pPr>
        <w:pStyle w:val="ListParagraph"/>
        <w:numPr>
          <w:ilvl w:val="1"/>
          <w:numId w:val="13"/>
        </w:numPr>
        <w:spacing w:after="200" w:line="276" w:lineRule="auto"/>
        <w:ind w:left="709" w:hanging="283"/>
      </w:pPr>
      <w:r>
        <w:t xml:space="preserve">On a falling edge – the next output data bit is propagated into the </w:t>
      </w:r>
      <w:proofErr w:type="spellStart"/>
      <w:r>
        <w:rPr>
          <w:i/>
          <w:iCs/>
        </w:rPr>
        <w:t>spi_miso</w:t>
      </w:r>
      <w:proofErr w:type="spellEnd"/>
      <w:r>
        <w:rPr>
          <w:i/>
          <w:iCs/>
        </w:rPr>
        <w:t xml:space="preserve"> </w:t>
      </w:r>
      <w:r>
        <w:t>line.</w:t>
      </w:r>
    </w:p>
    <w:p w:rsidR="00882E33" w:rsidRDefault="00882E33" w:rsidP="00882E33">
      <w:pPr>
        <w:pStyle w:val="ListParagraph"/>
        <w:numPr>
          <w:ilvl w:val="1"/>
          <w:numId w:val="13"/>
        </w:numPr>
        <w:spacing w:after="200" w:line="276" w:lineRule="auto"/>
        <w:ind w:left="709" w:hanging="283"/>
      </w:pPr>
      <w:r>
        <w:t xml:space="preserve">On a rising edge – the next input data bit is sampled from the </w:t>
      </w:r>
      <w:proofErr w:type="spellStart"/>
      <w:r>
        <w:rPr>
          <w:i/>
          <w:iCs/>
        </w:rPr>
        <w:t>spi_mosi</w:t>
      </w:r>
      <w:proofErr w:type="spellEnd"/>
      <w:r>
        <w:t xml:space="preserve"> line.</w:t>
      </w:r>
    </w:p>
    <w:p w:rsidR="00882E33" w:rsidRDefault="00882E33" w:rsidP="00D85E30">
      <w:pPr>
        <w:pStyle w:val="ListParagraph"/>
        <w:numPr>
          <w:ilvl w:val="0"/>
          <w:numId w:val="13"/>
        </w:numPr>
        <w:spacing w:after="200" w:line="276" w:lineRule="auto"/>
        <w:ind w:left="426" w:hanging="426"/>
      </w:pPr>
      <w:r>
        <w:t>End of the transaction –</w:t>
      </w:r>
      <w:r w:rsidR="00D85E30">
        <w:t xml:space="preserve"> a valid</w:t>
      </w:r>
      <w:r>
        <w:t xml:space="preserve"> data word received from the SPI Master i</w:t>
      </w:r>
      <w:r w:rsidR="00D85E30">
        <w:t xml:space="preserve">s transferred to the </w:t>
      </w:r>
      <w:proofErr w:type="spellStart"/>
      <w:r w:rsidR="00D85E30">
        <w:rPr>
          <w:i/>
          <w:iCs/>
        </w:rPr>
        <w:t>dout</w:t>
      </w:r>
      <w:proofErr w:type="spellEnd"/>
      <w:r w:rsidR="00D85E30">
        <w:t xml:space="preserve"> bus</w:t>
      </w:r>
      <w:r>
        <w:t>.</w:t>
      </w:r>
    </w:p>
    <w:p w:rsidR="00D85E30" w:rsidRDefault="00D85E30" w:rsidP="00D85E30">
      <w:pPr>
        <w:pStyle w:val="ListParagraph"/>
        <w:numPr>
          <w:ilvl w:val="0"/>
          <w:numId w:val="13"/>
        </w:numPr>
        <w:spacing w:after="200" w:line="276" w:lineRule="auto"/>
        <w:ind w:left="426" w:hanging="426"/>
      </w:pPr>
      <w:r>
        <w:t xml:space="preserve">The master ends the connection – </w:t>
      </w:r>
      <w:proofErr w:type="spellStart"/>
      <w:r>
        <w:rPr>
          <w:i/>
          <w:iCs/>
        </w:rPr>
        <w:t>spi_ss</w:t>
      </w:r>
      <w:proofErr w:type="spellEnd"/>
      <w:r>
        <w:rPr>
          <w:i/>
          <w:iCs/>
        </w:rPr>
        <w:t xml:space="preserve"> </w:t>
      </w:r>
      <w:r>
        <w:t xml:space="preserve">is de-activated and therefore </w:t>
      </w:r>
      <w:proofErr w:type="spellStart"/>
      <w:r>
        <w:rPr>
          <w:i/>
          <w:iCs/>
        </w:rPr>
        <w:t>spi_miso</w:t>
      </w:r>
      <w:proofErr w:type="spellEnd"/>
      <w:r>
        <w:rPr>
          <w:i/>
          <w:iCs/>
        </w:rPr>
        <w:t xml:space="preserve"> </w:t>
      </w:r>
      <w:r>
        <w:t>returns to 'High Z'.</w:t>
      </w:r>
    </w:p>
    <w:p w:rsidR="00D85E30" w:rsidRDefault="00D85E30" w:rsidP="00D85E30">
      <w:pPr>
        <w:spacing w:after="200" w:line="276" w:lineRule="auto"/>
      </w:pPr>
    </w:p>
    <w:p w:rsidR="00D85E30" w:rsidRDefault="00D85E30" w:rsidP="00D85E30">
      <w:pPr>
        <w:pStyle w:val="Heading3"/>
      </w:pPr>
      <w:r>
        <w:lastRenderedPageBreak/>
        <w:t>2.4.2 Multiple Transmissions Burst</w:t>
      </w:r>
    </w:p>
    <w:p w:rsidR="00DB017D" w:rsidRDefault="00DB017D" w:rsidP="00DB017D">
      <w:pPr>
        <w:pStyle w:val="Heading3"/>
      </w:pPr>
      <w:r w:rsidRPr="00DB017D">
        <w:rPr>
          <w:noProof/>
        </w:rPr>
        <w:drawing>
          <wp:inline distT="0" distB="0" distL="0" distR="0">
            <wp:extent cx="5274310" cy="4137660"/>
            <wp:effectExtent l="19050" t="0" r="2540" b="0"/>
            <wp:docPr id="20" name="אובייקט 1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5028271" cy="7123997"/>
                      <a:chOff x="-1285916" y="-142886"/>
                      <a:chExt cx="15028271" cy="7123997"/>
                    </a:xfrm>
                  </a:grpSpPr>
                  <a:pic>
                    <a:nvPicPr>
                      <a:cNvPr id="3074" name="Picture 2"/>
                      <a:cNvPicPr>
                        <a:picLocks noChangeAspect="1" noChangeArrowheads="1"/>
                      </a:cNvPicPr>
                    </a:nvPicPr>
                    <a:blipFill>
                      <a:blip r:embed="rId25"/>
                      <a:srcRect/>
                      <a:stretch>
                        <a:fillRect/>
                      </a:stretch>
                    </a:blipFill>
                    <a:spPr bwMode="auto">
                      <a:xfrm>
                        <a:off x="-1285916" y="857232"/>
                        <a:ext cx="11572875" cy="5429250"/>
                      </a:xfrm>
                      <a:prstGeom prst="rect">
                        <a:avLst/>
                      </a:prstGeom>
                      <a:noFill/>
                      <a:ln w="9525">
                        <a:noFill/>
                        <a:miter lim="800000"/>
                        <a:headEnd/>
                        <a:tailEnd/>
                      </a:ln>
                      <a:effectLst/>
                    </a:spPr>
                  </a:pic>
                  <a:sp>
                    <a:nvSpPr>
                      <a:cNvPr id="31" name="TextBox 30"/>
                      <a:cNvSpPr txBox="1"/>
                    </a:nvSpPr>
                    <a:spPr>
                      <a:xfrm>
                        <a:off x="2428860" y="6334780"/>
                        <a:ext cx="216084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FIFO has data, and it </a:t>
                          </a:r>
                        </a:p>
                        <a:p>
                          <a:pPr algn="ctr" rtl="0"/>
                          <a:r>
                            <a:rPr lang="en-US" dirty="0" smtClean="0">
                              <a:solidFill>
                                <a:schemeClr val="bg1"/>
                              </a:solidFill>
                            </a:rPr>
                            <a:t>is loaded to the slave</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6" name="TextBox 5"/>
                      <a:cNvSpPr txBox="1"/>
                    </a:nvSpPr>
                    <a:spPr>
                      <a:xfrm>
                        <a:off x="285720" y="142852"/>
                        <a:ext cx="1356013" cy="369332"/>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l" rtl="0"/>
                          <a:r>
                            <a:rPr lang="en-US" dirty="0" smtClean="0"/>
                            <a:t>End of Reset</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17" name="TextBox 16"/>
                      <a:cNvSpPr txBox="1"/>
                    </a:nvSpPr>
                    <a:spPr>
                      <a:xfrm>
                        <a:off x="6215074" y="0"/>
                        <a:ext cx="193347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Last </a:t>
                          </a:r>
                          <a:r>
                            <a:rPr lang="en-US" dirty="0" err="1" smtClean="0"/>
                            <a:t>spi_clk</a:t>
                          </a:r>
                          <a:r>
                            <a:rPr lang="en-US" dirty="0" smtClean="0"/>
                            <a:t> edge</a:t>
                          </a:r>
                        </a:p>
                        <a:p>
                          <a:pPr algn="ctr" rtl="0"/>
                          <a:r>
                            <a:rPr lang="en-US" dirty="0" smtClean="0"/>
                            <a:t>Of first transaction</a:t>
                          </a:r>
                          <a:endParaRPr lang="he-IL" dirty="0"/>
                        </a:p>
                      </a:txBody>
                      <a:useSpRect/>
                    </a:txSp>
                    <a:style>
                      <a:lnRef idx="0">
                        <a:schemeClr val="accent6"/>
                      </a:lnRef>
                      <a:fillRef idx="3">
                        <a:schemeClr val="accent6"/>
                      </a:fillRef>
                      <a:effectRef idx="3">
                        <a:schemeClr val="accent6"/>
                      </a:effectRef>
                      <a:fontRef idx="minor">
                        <a:schemeClr val="lt1"/>
                      </a:fontRef>
                    </a:style>
                  </a:sp>
                  <a:sp>
                    <a:nvSpPr>
                      <a:cNvPr id="39" name="TextBox 38"/>
                      <a:cNvSpPr txBox="1"/>
                    </a:nvSpPr>
                    <a:spPr>
                      <a:xfrm>
                        <a:off x="10929982" y="3286124"/>
                        <a:ext cx="2812373"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2</a:t>
                          </a:r>
                          <a:r>
                            <a:rPr lang="en-US" baseline="30000" dirty="0" smtClean="0">
                              <a:solidFill>
                                <a:schemeClr val="bg1"/>
                              </a:solidFill>
                            </a:rPr>
                            <a:t>nd</a:t>
                          </a:r>
                          <a:r>
                            <a:rPr lang="en-US" dirty="0" smtClean="0">
                              <a:solidFill>
                                <a:schemeClr val="bg1"/>
                              </a:solidFill>
                            </a:rPr>
                            <a:t> Transaction immediately</a:t>
                          </a:r>
                        </a:p>
                        <a:p>
                          <a:pPr algn="ctr" rtl="0"/>
                          <a:r>
                            <a:rPr lang="en-US" dirty="0" smtClean="0">
                              <a:solidFill>
                                <a:schemeClr val="bg1"/>
                              </a:solidFill>
                            </a:rPr>
                            <a:t>follows the previous one </a:t>
                          </a:r>
                        </a:p>
                      </a:txBody>
                      <a:useSpRect/>
                    </a:txSp>
                    <a:style>
                      <a:lnRef idx="0">
                        <a:schemeClr val="accent6"/>
                      </a:lnRef>
                      <a:fillRef idx="3">
                        <a:schemeClr val="accent6"/>
                      </a:fillRef>
                      <a:effectRef idx="3">
                        <a:schemeClr val="accent6"/>
                      </a:effectRef>
                      <a:fontRef idx="minor">
                        <a:schemeClr val="lt1"/>
                      </a:fontRef>
                    </a:style>
                  </a:sp>
                  <a:sp>
                    <a:nvSpPr>
                      <a:cNvPr id="5" name="Rectangle 4"/>
                      <a:cNvSpPr/>
                    </a:nvSpPr>
                    <a:spPr>
                      <a:xfrm>
                        <a:off x="2357422" y="1000108"/>
                        <a:ext cx="28575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8" name="Straight Arrow Connector 7"/>
                      <a:cNvCxnSpPr/>
                    </a:nvCxnSpPr>
                    <a:spPr>
                      <a:xfrm>
                        <a:off x="1643042" y="571480"/>
                        <a:ext cx="714380" cy="357190"/>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cxnSp>
                    <a:nvCxnSpPr>
                      <a:cNvPr id="32" name="Straight Arrow Connector 31"/>
                      <a:cNvCxnSpPr>
                        <a:stCxn id="31" idx="0"/>
                      </a:cNvCxnSpPr>
                    </a:nvCxnSpPr>
                    <a:spPr>
                      <a:xfrm rot="16200000" flipV="1">
                        <a:off x="1444745" y="4270239"/>
                        <a:ext cx="3405846" cy="72323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11" name="TextBox 10"/>
                      <a:cNvSpPr txBox="1"/>
                    </a:nvSpPr>
                    <a:spPr>
                      <a:xfrm>
                        <a:off x="3357554" y="0"/>
                        <a:ext cx="1066319"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SPI_SS is </a:t>
                          </a:r>
                        </a:p>
                        <a:p>
                          <a:pPr algn="ctr" rtl="0"/>
                          <a:r>
                            <a:rPr lang="en-US" dirty="0" smtClean="0"/>
                            <a:t>Activated</a:t>
                          </a:r>
                          <a:endParaRPr lang="he-IL" dirty="0"/>
                        </a:p>
                      </a:txBody>
                      <a:useSpRect/>
                    </a:txSp>
                    <a:style>
                      <a:lnRef idx="0">
                        <a:schemeClr val="accent6"/>
                      </a:lnRef>
                      <a:fillRef idx="3">
                        <a:schemeClr val="accent6"/>
                      </a:fillRef>
                      <a:effectRef idx="3">
                        <a:schemeClr val="accent6"/>
                      </a:effectRef>
                      <a:fontRef idx="minor">
                        <a:schemeClr val="lt1"/>
                      </a:fontRef>
                    </a:style>
                  </a:sp>
                  <a:cxnSp>
                    <a:nvCxnSpPr>
                      <a:cNvPr id="12" name="Straight Arrow Connector 11"/>
                      <a:cNvCxnSpPr/>
                    </a:nvCxnSpPr>
                    <a:spPr>
                      <a:xfrm rot="5400000">
                        <a:off x="2893209" y="964389"/>
                        <a:ext cx="1214444" cy="571506"/>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73" name="Rectangle 9"/>
                      <a:cNvSpPr/>
                    </a:nvSpPr>
                    <a:spPr>
                      <a:xfrm>
                        <a:off x="3071802" y="1928802"/>
                        <a:ext cx="285752"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1" name="Straight Arrow Connector 40"/>
                      <a:cNvCxnSpPr>
                        <a:stCxn id="39" idx="1"/>
                        <a:endCxn id="48" idx="3"/>
                      </a:cNvCxnSpPr>
                    </a:nvCxnSpPr>
                    <a:spPr>
                      <a:xfrm rot="10800000">
                        <a:off x="8929718" y="1821646"/>
                        <a:ext cx="2000264" cy="178764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2" name="Rectangle 9"/>
                      <a:cNvSpPr/>
                    </a:nvSpPr>
                    <a:spPr>
                      <a:xfrm>
                        <a:off x="8572528" y="4357694"/>
                        <a:ext cx="571472" cy="42862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21" name="Straight Arrow Connector 20"/>
                      <a:cNvCxnSpPr>
                        <a:stCxn id="19" idx="0"/>
                      </a:cNvCxnSpPr>
                    </a:nvCxnSpPr>
                    <a:spPr>
                      <a:xfrm rot="5400000" flipH="1" flipV="1">
                        <a:off x="6860450" y="4979893"/>
                        <a:ext cx="2191400" cy="518375"/>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85" name="Rectangle 9"/>
                      <a:cNvSpPr/>
                    </a:nvSpPr>
                    <a:spPr>
                      <a:xfrm>
                        <a:off x="8143900" y="3857628"/>
                        <a:ext cx="428660" cy="28575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15" name="Straight Arrow Connector 14"/>
                      <a:cNvCxnSpPr>
                        <a:stCxn id="17" idx="2"/>
                        <a:endCxn id="10" idx="0"/>
                      </a:cNvCxnSpPr>
                    </a:nvCxnSpPr>
                    <a:spPr>
                      <a:xfrm rot="16200000" flipH="1">
                        <a:off x="7307374" y="520771"/>
                        <a:ext cx="782405" cy="1033524"/>
                      </a:xfrm>
                      <a:prstGeom prst="straightConnector1">
                        <a:avLst/>
                      </a:prstGeom>
                      <a:ln>
                        <a:tailEnd type="arrow"/>
                      </a:ln>
                      <a:effectLst>
                        <a:glow rad="101600">
                          <a:schemeClr val="accent1">
                            <a:satMod val="175000"/>
                            <a:alpha val="40000"/>
                          </a:schemeClr>
                        </a:glow>
                        <a:outerShdw blurRad="40000" dist="23000" dir="5400000" rotWithShape="0">
                          <a:srgbClr val="000000">
                            <a:alpha val="35000"/>
                          </a:srgbClr>
                        </a:outerShdw>
                      </a:effectLst>
                    </a:spPr>
                    <a:style>
                      <a:lnRef idx="3">
                        <a:schemeClr val="accent2"/>
                      </a:lnRef>
                      <a:fillRef idx="0">
                        <a:schemeClr val="accent2"/>
                      </a:fillRef>
                      <a:effectRef idx="2">
                        <a:schemeClr val="accent2"/>
                      </a:effectRef>
                      <a:fontRef idx="minor">
                        <a:schemeClr val="tx1"/>
                      </a:fontRef>
                    </a:style>
                  </a:cxnSp>
                  <a:sp>
                    <a:nvSpPr>
                      <a:cNvPr id="90" name="Rectangle 4"/>
                      <a:cNvSpPr/>
                    </a:nvSpPr>
                    <a:spPr>
                      <a:xfrm>
                        <a:off x="2428860" y="2428868"/>
                        <a:ext cx="428628" cy="500066"/>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5" name="Oval 54"/>
                      <a:cNvSpPr/>
                    </a:nvSpPr>
                    <a:spPr>
                      <a:xfrm>
                        <a:off x="2285984"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2</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4" name="Oval 53"/>
                      <a:cNvSpPr/>
                    </a:nvSpPr>
                    <a:spPr>
                      <a:xfrm>
                        <a:off x="142844" y="0"/>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a:t>1</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19" name="TextBox 18"/>
                      <a:cNvSpPr txBox="1"/>
                    </a:nvSpPr>
                    <a:spPr>
                      <a:xfrm>
                        <a:off x="6572264" y="6334780"/>
                        <a:ext cx="2249398" cy="646331"/>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bg1"/>
                              </a:solidFill>
                            </a:rPr>
                            <a:t>End of  1</a:t>
                          </a:r>
                          <a:r>
                            <a:rPr lang="en-US" baseline="30000" dirty="0" smtClean="0">
                              <a:solidFill>
                                <a:schemeClr val="bg1"/>
                              </a:solidFill>
                            </a:rPr>
                            <a:t>st</a:t>
                          </a:r>
                          <a:r>
                            <a:rPr lang="en-US" dirty="0" smtClean="0">
                              <a:solidFill>
                                <a:schemeClr val="bg1"/>
                              </a:solidFill>
                            </a:rPr>
                            <a:t> Transaction</a:t>
                          </a:r>
                        </a:p>
                        <a:p>
                          <a:pPr algn="ctr" rtl="0"/>
                          <a:r>
                            <a:rPr lang="en-US" dirty="0" err="1" smtClean="0">
                              <a:solidFill>
                                <a:schemeClr val="bg1"/>
                              </a:solidFill>
                            </a:rPr>
                            <a:t>Dout</a:t>
                          </a:r>
                          <a:r>
                            <a:rPr lang="en-US" dirty="0" smtClean="0">
                              <a:solidFill>
                                <a:schemeClr val="bg1"/>
                              </a:solidFill>
                            </a:rPr>
                            <a:t> is valid</a:t>
                          </a:r>
                          <a:endParaRPr lang="he-IL" dirty="0">
                            <a:solidFill>
                              <a:schemeClr val="bg1"/>
                            </a:solidFill>
                          </a:endParaRPr>
                        </a:p>
                      </a:txBody>
                      <a:useSpRect/>
                    </a:txSp>
                    <a:style>
                      <a:lnRef idx="0">
                        <a:schemeClr val="accent6"/>
                      </a:lnRef>
                      <a:fillRef idx="3">
                        <a:schemeClr val="accent6"/>
                      </a:fillRef>
                      <a:effectRef idx="3">
                        <a:schemeClr val="accent6"/>
                      </a:effectRef>
                      <a:fontRef idx="minor">
                        <a:schemeClr val="lt1"/>
                      </a:fontRef>
                    </a:style>
                  </a:sp>
                  <a:sp>
                    <a:nvSpPr>
                      <a:cNvPr id="10" name="Rectangle 9"/>
                      <a:cNvSpPr/>
                    </a:nvSpPr>
                    <a:spPr>
                      <a:xfrm>
                        <a:off x="8072462" y="1428736"/>
                        <a:ext cx="285752" cy="642942"/>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sp>
                    <a:nvSpPr>
                      <a:cNvPr id="56" name="Oval 55"/>
                      <a:cNvSpPr/>
                    </a:nvSpPr>
                    <a:spPr>
                      <a:xfrm>
                        <a:off x="321467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3</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8" name="Oval 57"/>
                      <a:cNvSpPr/>
                    </a:nvSpPr>
                    <a:spPr>
                      <a:xfrm>
                        <a:off x="10787106" y="3143248"/>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6</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57" name="Oval 56"/>
                      <a:cNvSpPr/>
                    </a:nvSpPr>
                    <a:spPr>
                      <a:xfrm>
                        <a:off x="6072198" y="-142886"/>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4</a:t>
                          </a:r>
                          <a:endParaRPr lang="he-IL" sz="1400" dirty="0"/>
                        </a:p>
                      </a:txBody>
                      <a:useSpRect/>
                    </a:txSp>
                    <a:style>
                      <a:lnRef idx="0">
                        <a:schemeClr val="accent2"/>
                      </a:lnRef>
                      <a:fillRef idx="3">
                        <a:schemeClr val="accent2"/>
                      </a:fillRef>
                      <a:effectRef idx="3">
                        <a:schemeClr val="accent2"/>
                      </a:effectRef>
                      <a:fontRef idx="minor">
                        <a:schemeClr val="lt1"/>
                      </a:fontRef>
                    </a:style>
                  </a:sp>
                  <a:sp>
                    <a:nvSpPr>
                      <a:cNvPr id="48" name="Rectangle 9"/>
                      <a:cNvSpPr/>
                    </a:nvSpPr>
                    <a:spPr>
                      <a:xfrm>
                        <a:off x="8501090" y="1428736"/>
                        <a:ext cx="428628" cy="785818"/>
                      </a:xfrm>
                      <a:prstGeom prst="rect">
                        <a:avLst/>
                      </a:prstGeom>
                      <a:solidFill>
                        <a:schemeClr val="accent1">
                          <a:alpha val="0"/>
                        </a:schemeClr>
                      </a:solidFill>
                      <a:ln w="34925">
                        <a:solidFill>
                          <a:srgbClr val="FFFF00"/>
                        </a:solidFill>
                      </a:ln>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51" name="Straight Arrow Connector 40"/>
                      <a:cNvCxnSpPr>
                        <a:stCxn id="39" idx="1"/>
                      </a:cNvCxnSpPr>
                    </a:nvCxnSpPr>
                    <a:spPr>
                      <a:xfrm rot="10800000" flipV="1">
                        <a:off x="9144000" y="3609290"/>
                        <a:ext cx="1785982" cy="748398"/>
                      </a:xfrm>
                      <a:prstGeom prst="straightConnector1">
                        <a:avLst/>
                      </a:prstGeom>
                      <a:ln>
                        <a:tailEnd type="arrow"/>
                      </a:ln>
                      <a:effectLst>
                        <a:glow rad="63500">
                          <a:schemeClr val="accent6">
                            <a:satMod val="175000"/>
                            <a:alpha val="40000"/>
                          </a:schemeClr>
                        </a:glow>
                        <a:outerShdw blurRad="40000" dist="23000" dir="5400000" rotWithShape="0">
                          <a:srgbClr val="000000">
                            <a:alpha val="35000"/>
                          </a:srgbClr>
                        </a:outerShdw>
                      </a:effectLst>
                    </a:spPr>
                    <a:style>
                      <a:lnRef idx="3">
                        <a:schemeClr val="accent5"/>
                      </a:lnRef>
                      <a:fillRef idx="0">
                        <a:schemeClr val="accent5"/>
                      </a:fillRef>
                      <a:effectRef idx="2">
                        <a:schemeClr val="accent5"/>
                      </a:effectRef>
                      <a:fontRef idx="minor">
                        <a:schemeClr val="tx1"/>
                      </a:fontRef>
                    </a:style>
                  </a:cxnSp>
                  <a:sp>
                    <a:nvSpPr>
                      <a:cNvPr id="59" name="Oval 58"/>
                      <a:cNvSpPr/>
                    </a:nvSpPr>
                    <a:spPr>
                      <a:xfrm>
                        <a:off x="6429388" y="6215082"/>
                        <a:ext cx="247670" cy="285772"/>
                      </a:xfrm>
                      <a:prstGeom prst="ellipse">
                        <a:avLst/>
                      </a:prstGeom>
                      <a:effectLst>
                        <a:outerShdw blurRad="76200" dist="12700" dir="2700000" sy="-23000" kx="-800400" algn="bl" rotWithShape="0">
                          <a:prstClr val="black">
                            <a:alpha val="20000"/>
                          </a:prstClr>
                        </a:outerShdw>
                      </a:effectLst>
                      <a:scene3d>
                        <a:camera prst="orthographicFront">
                          <a:rot lat="0" lon="0" rev="0"/>
                        </a:camera>
                        <a:lightRig rig="threePt" dir="t">
                          <a:rot lat="0" lon="0" rev="1200000"/>
                        </a:lightRig>
                      </a:scene3d>
                      <a:sp3d>
                        <a:bevelT w="63500" h="25400"/>
                      </a:sp3d>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5</a:t>
                          </a:r>
                          <a:endParaRPr lang="he-IL" sz="1400" dirty="0"/>
                        </a:p>
                      </a:txBody>
                      <a:useSpRect/>
                    </a:txSp>
                    <a:style>
                      <a:lnRef idx="0">
                        <a:schemeClr val="accent2"/>
                      </a:lnRef>
                      <a:fillRef idx="3">
                        <a:schemeClr val="accent2"/>
                      </a:fillRef>
                      <a:effectRef idx="3">
                        <a:schemeClr val="accent2"/>
                      </a:effectRef>
                      <a:fontRef idx="minor">
                        <a:schemeClr val="lt1"/>
                      </a:fontRef>
                    </a:style>
                  </a:sp>
                </lc:lockedCanvas>
              </a:graphicData>
            </a:graphic>
          </wp:inline>
        </w:drawing>
      </w:r>
    </w:p>
    <w:p w:rsidR="00DB017D" w:rsidRDefault="00DB017D" w:rsidP="00DB017D">
      <w:pPr>
        <w:pStyle w:val="Caption"/>
        <w:bidi w:val="0"/>
        <w:jc w:val="center"/>
        <w:rPr>
          <w:noProof/>
        </w:rPr>
      </w:pPr>
      <w:r>
        <w:t xml:space="preserve">Figure </w:t>
      </w:r>
      <w:fldSimple w:instr=" SEQ Figure \* ARABIC ">
        <w:r w:rsidR="00DA43C2">
          <w:rPr>
            <w:noProof/>
          </w:rPr>
          <w:t>8</w:t>
        </w:r>
      </w:fldSimple>
      <w:r>
        <w:rPr>
          <w:noProof/>
        </w:rPr>
        <w:t xml:space="preserve"> - SPI Slave Multiple Transmissions Burst</w:t>
      </w:r>
    </w:p>
    <w:p w:rsidR="00DB017D" w:rsidRDefault="00DB017D" w:rsidP="00DB017D">
      <w:pPr>
        <w:pStyle w:val="ListParagraph"/>
        <w:numPr>
          <w:ilvl w:val="0"/>
          <w:numId w:val="14"/>
        </w:numPr>
        <w:spacing w:after="200" w:line="276" w:lineRule="auto"/>
        <w:ind w:left="426" w:hanging="426"/>
      </w:pPr>
      <w:r>
        <w:t xml:space="preserve">End of System Reset, SPI Slave Select is NOT active, and therefore the output of </w:t>
      </w:r>
      <w:proofErr w:type="spellStart"/>
      <w:r>
        <w:rPr>
          <w:i/>
          <w:iCs/>
        </w:rPr>
        <w:t>spi_miso</w:t>
      </w:r>
      <w:proofErr w:type="spellEnd"/>
      <w:r>
        <w:t xml:space="preserve"> is at 'High Z' value. </w:t>
      </w:r>
    </w:p>
    <w:p w:rsidR="00DB017D" w:rsidRDefault="00DB017D" w:rsidP="00DB017D">
      <w:pPr>
        <w:pStyle w:val="ListParagraph"/>
        <w:numPr>
          <w:ilvl w:val="0"/>
          <w:numId w:val="14"/>
        </w:numPr>
        <w:spacing w:after="200" w:line="276" w:lineRule="auto"/>
        <w:ind w:left="426" w:hanging="426"/>
      </w:pPr>
      <w:r>
        <w:t>SPI Slave loads data from the FIFO, which then turns empty.</w:t>
      </w:r>
    </w:p>
    <w:p w:rsidR="00DB017D" w:rsidRDefault="00DB017D" w:rsidP="00DB017D">
      <w:pPr>
        <w:pStyle w:val="ListParagraph"/>
        <w:numPr>
          <w:ilvl w:val="0"/>
          <w:numId w:val="14"/>
        </w:numPr>
        <w:spacing w:after="200" w:line="276" w:lineRule="auto"/>
        <w:ind w:left="426" w:hanging="426"/>
      </w:pPr>
      <w:r>
        <w:t xml:space="preserve">SPI Master activates the </w:t>
      </w:r>
      <w:proofErr w:type="spellStart"/>
      <w:r>
        <w:rPr>
          <w:i/>
          <w:iCs/>
        </w:rPr>
        <w:t>spi_ss</w:t>
      </w:r>
      <w:proofErr w:type="spellEnd"/>
      <w:r>
        <w:rPr>
          <w:i/>
          <w:iCs/>
        </w:rPr>
        <w:t xml:space="preserve"> </w:t>
      </w:r>
      <w:r>
        <w:t>signal and starts a new transaction.</w:t>
      </w:r>
    </w:p>
    <w:p w:rsidR="00DB017D" w:rsidRDefault="00973A49" w:rsidP="00DB017D">
      <w:pPr>
        <w:pStyle w:val="ListParagraph"/>
        <w:numPr>
          <w:ilvl w:val="0"/>
          <w:numId w:val="14"/>
        </w:numPr>
        <w:spacing w:after="200" w:line="276" w:lineRule="auto"/>
        <w:ind w:left="426" w:hanging="426"/>
      </w:pPr>
      <w:r>
        <w:t>The last</w:t>
      </w:r>
      <w:r w:rsidR="00DB017D">
        <w:t xml:space="preserve"> </w:t>
      </w:r>
      <w:proofErr w:type="spellStart"/>
      <w:r w:rsidR="00DB017D">
        <w:rPr>
          <w:i/>
          <w:iCs/>
        </w:rPr>
        <w:t>spi_clk</w:t>
      </w:r>
      <w:proofErr w:type="spellEnd"/>
      <w:r>
        <w:t xml:space="preserve"> of the 1</w:t>
      </w:r>
      <w:r w:rsidRPr="00973A49">
        <w:rPr>
          <w:vertAlign w:val="superscript"/>
        </w:rPr>
        <w:t>st</w:t>
      </w:r>
      <w:r>
        <w:t xml:space="preserve"> transaction</w:t>
      </w:r>
      <w:r w:rsidR="00DB017D">
        <w:t>.</w:t>
      </w:r>
    </w:p>
    <w:p w:rsidR="00DB017D" w:rsidRDefault="00DB017D" w:rsidP="00DB017D">
      <w:pPr>
        <w:pStyle w:val="ListParagraph"/>
        <w:numPr>
          <w:ilvl w:val="0"/>
          <w:numId w:val="14"/>
        </w:numPr>
        <w:spacing w:after="200" w:line="276" w:lineRule="auto"/>
        <w:ind w:left="426" w:hanging="426"/>
      </w:pPr>
      <w:r>
        <w:t>End of the 1</w:t>
      </w:r>
      <w:r w:rsidRPr="00DB017D">
        <w:rPr>
          <w:vertAlign w:val="superscript"/>
        </w:rPr>
        <w:t>st</w:t>
      </w:r>
      <w:r>
        <w:t xml:space="preserve"> transaction – a valid data word received from the SPI Master is transferred to the </w:t>
      </w:r>
      <w:proofErr w:type="spellStart"/>
      <w:r>
        <w:rPr>
          <w:i/>
          <w:iCs/>
        </w:rPr>
        <w:t>dout</w:t>
      </w:r>
      <w:proofErr w:type="spellEnd"/>
      <w:r>
        <w:t xml:space="preserve"> bus.</w:t>
      </w:r>
    </w:p>
    <w:p w:rsidR="00DB017D" w:rsidRDefault="00DB017D" w:rsidP="00973A49">
      <w:pPr>
        <w:pStyle w:val="ListParagraph"/>
        <w:numPr>
          <w:ilvl w:val="0"/>
          <w:numId w:val="14"/>
        </w:numPr>
        <w:spacing w:after="200" w:line="276" w:lineRule="auto"/>
        <w:ind w:left="426" w:hanging="426"/>
      </w:pPr>
      <w:r>
        <w:t xml:space="preserve">The </w:t>
      </w:r>
      <w:r w:rsidR="00973A49">
        <w:t xml:space="preserve">master keeps the </w:t>
      </w:r>
      <w:proofErr w:type="spellStart"/>
      <w:r w:rsidR="00973A49">
        <w:rPr>
          <w:i/>
          <w:iCs/>
        </w:rPr>
        <w:t>spi_ss</w:t>
      </w:r>
      <w:proofErr w:type="spellEnd"/>
      <w:r w:rsidR="00973A49">
        <w:t xml:space="preserve"> signal activated, and the </w:t>
      </w:r>
      <w:proofErr w:type="spellStart"/>
      <w:r w:rsidR="00973A49">
        <w:rPr>
          <w:i/>
          <w:iCs/>
        </w:rPr>
        <w:t>spi_clk</w:t>
      </w:r>
      <w:proofErr w:type="spellEnd"/>
      <w:r w:rsidR="00973A49">
        <w:t xml:space="preserve"> starts to toggle:</w:t>
      </w:r>
    </w:p>
    <w:p w:rsidR="00973A49" w:rsidRDefault="00973A49" w:rsidP="00973A49">
      <w:pPr>
        <w:pStyle w:val="ListParagraph"/>
        <w:numPr>
          <w:ilvl w:val="1"/>
          <w:numId w:val="14"/>
        </w:numPr>
        <w:spacing w:after="200" w:line="276" w:lineRule="auto"/>
        <w:ind w:left="851" w:hanging="425"/>
      </w:pPr>
      <w:r>
        <w:t>New transaction immediately starts.</w:t>
      </w:r>
    </w:p>
    <w:p w:rsidR="00973A49" w:rsidRDefault="00973A49" w:rsidP="00973A49">
      <w:pPr>
        <w:pStyle w:val="ListParagraph"/>
        <w:numPr>
          <w:ilvl w:val="1"/>
          <w:numId w:val="14"/>
        </w:numPr>
        <w:spacing w:after="200" w:line="276" w:lineRule="auto"/>
        <w:ind w:left="851" w:hanging="425"/>
      </w:pPr>
      <w:r>
        <w:t>Since the FIFO is empty – default data is being sent.</w:t>
      </w:r>
    </w:p>
    <w:p w:rsidR="00DB017D" w:rsidRPr="00DB017D" w:rsidRDefault="00DB017D" w:rsidP="00DB017D"/>
    <w:p w:rsidR="00866473" w:rsidRDefault="00866473" w:rsidP="00DB017D">
      <w:pPr>
        <w:pStyle w:val="Heading3"/>
      </w:pPr>
      <w:r>
        <w:br w:type="page"/>
      </w:r>
    </w:p>
    <w:p w:rsidR="00866473" w:rsidRDefault="005D23E2" w:rsidP="00866473">
      <w:pPr>
        <w:pStyle w:val="Heading1"/>
      </w:pPr>
      <w:bookmarkStart w:id="66" w:name="_Toc310801891"/>
      <w:r>
        <w:lastRenderedPageBreak/>
        <w:t>3. Communication o</w:t>
      </w:r>
      <w:r w:rsidR="00866473">
        <w:t>ver SPI</w:t>
      </w:r>
      <w:bookmarkEnd w:id="66"/>
    </w:p>
    <w:p w:rsidR="00866473" w:rsidRDefault="00471394" w:rsidP="000C388C">
      <w:pPr>
        <w:spacing w:after="200"/>
      </w:pPr>
      <w:r>
        <w:t xml:space="preserve">One common way of using serial communication interfaces is by breaking down messages that were sent over </w:t>
      </w:r>
      <w:r w:rsidR="000C388C">
        <w:t xml:space="preserve">a </w:t>
      </w:r>
      <w:r>
        <w:t xml:space="preserve">parallel interface, and sending them over </w:t>
      </w:r>
      <w:r w:rsidR="000C388C">
        <w:t xml:space="preserve">a </w:t>
      </w:r>
      <w:r>
        <w:t>serial interface instead. This enables us to save a significant amount of connecting wires and pins, and is mainly useful when connecting two components that are located far away from each other.</w:t>
      </w:r>
    </w:p>
    <w:p w:rsidR="00491242" w:rsidRDefault="00491242" w:rsidP="000C388C">
      <w:pPr>
        <w:spacing w:after="200"/>
      </w:pPr>
      <w:r>
        <w:t xml:space="preserve">The scenario implemented within this project can be described as a main processing unit that wants to communicate with a remote memory. The </w:t>
      </w:r>
      <w:r w:rsidR="000C388C">
        <w:t xml:space="preserve">data-exchange </w:t>
      </w:r>
      <w:r>
        <w:t xml:space="preserve">messages from the main unit </w:t>
      </w:r>
      <w:r w:rsidR="009A257B">
        <w:t xml:space="preserve">are sent via parallel Wishbone interface, but instead of driving the wide Wishbone bus over the entire board, the </w:t>
      </w:r>
      <w:r w:rsidR="000C388C">
        <w:t>required actions are being performed over a serial interface</w:t>
      </w:r>
      <w:r w:rsidR="009A257B">
        <w:t>.</w:t>
      </w:r>
    </w:p>
    <w:p w:rsidR="0007598F" w:rsidRDefault="000C388C" w:rsidP="007732B0">
      <w:pPr>
        <w:spacing w:after="200"/>
      </w:pPr>
      <w:r>
        <w:t xml:space="preserve">The system </w:t>
      </w:r>
      <w:del w:id="67" w:author="Beeri" w:date="2011-12-08T08:47:00Z">
        <w:r w:rsidDel="007732B0">
          <w:delText xml:space="preserve">contains </w:delText>
        </w:r>
      </w:del>
      <w:ins w:id="68" w:author="Beeri" w:date="2011-12-08T08:47:00Z">
        <w:r w:rsidR="007732B0">
          <w:t xml:space="preserve">is consumed </w:t>
        </w:r>
      </w:ins>
      <w:r>
        <w:t xml:space="preserve">of master and slave hosts. </w:t>
      </w:r>
      <w:r w:rsidR="009A257B">
        <w:t xml:space="preserve">The </w:t>
      </w:r>
      <w:r w:rsidR="0007598F">
        <w:t>master host implements</w:t>
      </w:r>
      <w:r w:rsidR="009A257B">
        <w:t xml:space="preserve"> a Wishbone Slave</w:t>
      </w:r>
      <w:r w:rsidR="0007598F">
        <w:t xml:space="preserve"> interface</w:t>
      </w:r>
      <w:r w:rsidR="009A257B">
        <w:t>. It receives the messages via the Wishbone parallel interface, and uses the SPI protocol to connect with a slave host, that is attached to the external RAM. The slave host then</w:t>
      </w:r>
      <w:r w:rsidR="0007598F">
        <w:t xml:space="preserve"> performs the required action</w:t>
      </w:r>
      <w:ins w:id="69" w:author="Beeri" w:date="2011-12-08T08:47:00Z">
        <w:r w:rsidR="007732B0">
          <w:t>s</w:t>
        </w:r>
      </w:ins>
      <w:r w:rsidR="0007598F">
        <w:t xml:space="preserve">, and if </w:t>
      </w:r>
      <w:del w:id="70" w:author="Beeri" w:date="2011-12-08T08:48:00Z">
        <w:r w:rsidR="0007598F" w:rsidDel="007732B0">
          <w:delText>needed</w:delText>
        </w:r>
      </w:del>
      <w:ins w:id="71" w:author="Beeri" w:date="2011-12-08T08:48:00Z">
        <w:r w:rsidR="007732B0">
          <w:t>required</w:t>
        </w:r>
      </w:ins>
      <w:r w:rsidR="0007598F">
        <w:t>, sends data back to the master host</w:t>
      </w:r>
      <w:r>
        <w:t xml:space="preserve"> via SPI</w:t>
      </w:r>
      <w:ins w:id="72" w:author="Beeri" w:date="2011-12-08T08:48:00Z">
        <w:r w:rsidR="007732B0">
          <w:t xml:space="preserve"> interface</w:t>
        </w:r>
      </w:ins>
      <w:r w:rsidR="0007598F">
        <w:t>. After the action has been performed, the master host confirms the successful completion of the instruction over the Wishbone interface.</w:t>
      </w:r>
    </w:p>
    <w:p w:rsidR="0007598F" w:rsidRDefault="0007598F" w:rsidP="00491242">
      <w:r>
        <w:t>The implemented architecture supports 3 different data-exchange instructions:</w:t>
      </w:r>
    </w:p>
    <w:p w:rsidR="0007598F" w:rsidRDefault="0007598F" w:rsidP="007732B0">
      <w:pPr>
        <w:pStyle w:val="ListParagraph"/>
        <w:numPr>
          <w:ilvl w:val="0"/>
          <w:numId w:val="9"/>
        </w:numPr>
        <w:spacing w:after="200" w:line="276" w:lineRule="auto"/>
        <w:ind w:left="284" w:hanging="284"/>
      </w:pPr>
      <w:r>
        <w:t xml:space="preserve"> Read from memory – data </w:t>
      </w:r>
      <w:del w:id="73" w:author="Beeri" w:date="2011-12-08T08:48:00Z">
        <w:r w:rsidDel="007732B0">
          <w:delText xml:space="preserve">needs to </w:delText>
        </w:r>
      </w:del>
      <w:ins w:id="74" w:author="Beeri" w:date="2011-12-08T08:48:00Z">
        <w:r w:rsidR="007732B0">
          <w:t xml:space="preserve">is </w:t>
        </w:r>
      </w:ins>
      <w:del w:id="75" w:author="Beeri" w:date="2011-12-08T08:48:00Z">
        <w:r w:rsidDel="007732B0">
          <w:delText xml:space="preserve">be </w:delText>
        </w:r>
      </w:del>
      <w:r>
        <w:t>read from the external RAM, and sent back over the Wishbone interface.</w:t>
      </w:r>
    </w:p>
    <w:p w:rsidR="0007598F" w:rsidRDefault="0007598F" w:rsidP="007732B0">
      <w:pPr>
        <w:pStyle w:val="ListParagraph"/>
        <w:numPr>
          <w:ilvl w:val="0"/>
          <w:numId w:val="9"/>
        </w:numPr>
        <w:spacing w:after="200" w:line="276" w:lineRule="auto"/>
        <w:ind w:left="284" w:hanging="284"/>
      </w:pPr>
      <w:r>
        <w:t xml:space="preserve">Write to memory – data is received over the Wishbone interface, and </w:t>
      </w:r>
      <w:del w:id="76" w:author="Beeri" w:date="2011-12-08T08:48:00Z">
        <w:r w:rsidDel="007732B0">
          <w:delText xml:space="preserve">needs to be </w:delText>
        </w:r>
      </w:del>
      <w:r>
        <w:t xml:space="preserve">written </w:t>
      </w:r>
      <w:del w:id="77" w:author="Beeri" w:date="2011-12-08T08:48:00Z">
        <w:r w:rsidDel="007732B0">
          <w:delText xml:space="preserve">into </w:delText>
        </w:r>
      </w:del>
      <w:ins w:id="78" w:author="Beeri" w:date="2011-12-08T08:48:00Z">
        <w:r w:rsidR="007732B0">
          <w:t xml:space="preserve">to </w:t>
        </w:r>
      </w:ins>
      <w:r>
        <w:t>the external RAM.</w:t>
      </w:r>
    </w:p>
    <w:p w:rsidR="00366C73" w:rsidRDefault="0007598F" w:rsidP="00167CAB">
      <w:pPr>
        <w:pStyle w:val="ListParagraph"/>
        <w:numPr>
          <w:ilvl w:val="0"/>
          <w:numId w:val="9"/>
        </w:numPr>
        <w:spacing w:after="200" w:line="276" w:lineRule="auto"/>
        <w:ind w:left="284" w:hanging="284"/>
      </w:pPr>
      <w:r>
        <w:t xml:space="preserve">Configure register – new </w:t>
      </w:r>
      <w:ins w:id="79" w:author="Beeri" w:date="2011-12-08T08:49:00Z">
        <w:r w:rsidR="00167CAB">
          <w:t xml:space="preserve">CPOL, CPHA </w:t>
        </w:r>
      </w:ins>
      <w:r>
        <w:t xml:space="preserve">values </w:t>
      </w:r>
      <w:del w:id="80" w:author="Beeri" w:date="2011-12-08T08:49:00Z">
        <w:r w:rsidDel="00167CAB">
          <w:delText xml:space="preserve">needs to be </w:delText>
        </w:r>
      </w:del>
      <w:ins w:id="81" w:author="Beeri" w:date="2011-12-08T08:49:00Z">
        <w:r w:rsidR="00167CAB">
          <w:t xml:space="preserve">are </w:t>
        </w:r>
      </w:ins>
      <w:r>
        <w:t>written into the configuration register of the SPI Slave.</w:t>
      </w:r>
      <w:r w:rsidR="00366C73">
        <w:t xml:space="preserve"> This enables to configure the SPI Slave internally.</w:t>
      </w:r>
    </w:p>
    <w:p w:rsidR="00366C73" w:rsidRDefault="00366C73" w:rsidP="00366C73">
      <w:pPr>
        <w:spacing w:after="200" w:line="276" w:lineRule="auto"/>
      </w:pPr>
      <w:r>
        <w:t>In order to perform those instructions over a serial interface, a new message structure had to be defined, and handled by both the master and slave hosts. The master host is gathering all the received information from the Wishbone interface, including action type, data and address, and builds a message that contains all the required information for the slave host. The slave host then unpacks the message, performs the action, and in case of RAM read request, sends a message back to the master host.</w:t>
      </w: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Default="00FA39DD" w:rsidP="00366C73">
      <w:pPr>
        <w:spacing w:after="200" w:line="276" w:lineRule="auto"/>
      </w:pPr>
    </w:p>
    <w:p w:rsidR="00FA39DD" w:rsidRPr="00E94881" w:rsidRDefault="00FA39DD" w:rsidP="00366C73">
      <w:pPr>
        <w:spacing w:after="200" w:line="276" w:lineRule="auto"/>
      </w:pPr>
    </w:p>
    <w:p w:rsidR="00866473" w:rsidRDefault="005D23E2" w:rsidP="00866473">
      <w:pPr>
        <w:pStyle w:val="Heading2"/>
      </w:pPr>
      <w:bookmarkStart w:id="82" w:name="_Toc310801892"/>
      <w:r>
        <w:lastRenderedPageBreak/>
        <w:t>3.1</w:t>
      </w:r>
      <w:r w:rsidR="00866473">
        <w:t xml:space="preserve"> Top Architecture</w:t>
      </w:r>
      <w:bookmarkEnd w:id="82"/>
    </w:p>
    <w:p w:rsidR="00FA39DD" w:rsidRPr="00FA39DD" w:rsidRDefault="00FA39DD" w:rsidP="00FA39DD"/>
    <w:p w:rsidR="00FA39DD" w:rsidRDefault="00FA39DD" w:rsidP="00FA39DD">
      <w:pPr>
        <w:keepNext/>
      </w:pPr>
      <w:r w:rsidRPr="00FA39DD">
        <w:rPr>
          <w:noProof/>
        </w:rPr>
        <w:drawing>
          <wp:inline distT="0" distB="0" distL="0" distR="0">
            <wp:extent cx="5274310" cy="1762855"/>
            <wp:effectExtent l="19050" t="0" r="254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274310" cy="1762855"/>
                    </a:xfrm>
                    <a:prstGeom prst="rect">
                      <a:avLst/>
                    </a:prstGeom>
                    <a:noFill/>
                  </pic:spPr>
                </pic:pic>
              </a:graphicData>
            </a:graphic>
          </wp:inline>
        </w:drawing>
      </w:r>
    </w:p>
    <w:p w:rsidR="00FA39DD" w:rsidRDefault="00FA39DD" w:rsidP="00FA39DD">
      <w:pPr>
        <w:pStyle w:val="Caption"/>
        <w:bidi w:val="0"/>
        <w:jc w:val="center"/>
      </w:pPr>
      <w:r>
        <w:t xml:space="preserve">Figure </w:t>
      </w:r>
      <w:fldSimple w:instr=" SEQ Figure \* ARABIC ">
        <w:r w:rsidR="00DA43C2">
          <w:rPr>
            <w:noProof/>
          </w:rPr>
          <w:t>9</w:t>
        </w:r>
      </w:fldSimple>
      <w:r>
        <w:rPr>
          <w:noProof/>
        </w:rPr>
        <w:t xml:space="preserve"> - Top Architecture</w:t>
      </w:r>
    </w:p>
    <w:p w:rsidR="00FA39DD" w:rsidRDefault="00FA39DD" w:rsidP="00866473"/>
    <w:p w:rsidR="00F62C8F" w:rsidRDefault="00F62C8F" w:rsidP="00866473"/>
    <w:p w:rsidR="00866473" w:rsidRDefault="000C388C" w:rsidP="00866473">
      <w:r>
        <w:t>The system consists of 3 main blocks:</w:t>
      </w:r>
    </w:p>
    <w:p w:rsidR="000C388C" w:rsidRDefault="000C388C" w:rsidP="000C388C">
      <w:pPr>
        <w:pStyle w:val="ListParagraph"/>
        <w:numPr>
          <w:ilvl w:val="0"/>
          <w:numId w:val="9"/>
        </w:numPr>
        <w:spacing w:after="200" w:line="276" w:lineRule="auto"/>
        <w:ind w:left="284" w:hanging="284"/>
      </w:pPr>
      <w:r>
        <w:t xml:space="preserve">Master Host – </w:t>
      </w:r>
      <w:r w:rsidR="00FA39DD">
        <w:t>has two main interfaces:</w:t>
      </w:r>
    </w:p>
    <w:p w:rsidR="00FA39DD" w:rsidRDefault="00FA39DD" w:rsidP="00FA39DD">
      <w:pPr>
        <w:pStyle w:val="ListParagraph"/>
        <w:numPr>
          <w:ilvl w:val="1"/>
          <w:numId w:val="9"/>
        </w:numPr>
        <w:spacing w:after="200" w:line="276" w:lineRule="auto"/>
        <w:ind w:left="709" w:hanging="425"/>
      </w:pPr>
      <w:r>
        <w:t>Wishbone Slave Interface – through this interface the master host communicates of a Wishbone Master that initiates the parallel Wishbone transactions.</w:t>
      </w:r>
    </w:p>
    <w:p w:rsidR="00FA39DD" w:rsidRDefault="00FA39DD" w:rsidP="00FA39DD">
      <w:pPr>
        <w:pStyle w:val="ListParagraph"/>
        <w:numPr>
          <w:ilvl w:val="1"/>
          <w:numId w:val="9"/>
        </w:numPr>
        <w:spacing w:after="200" w:line="276" w:lineRule="auto"/>
        <w:ind w:left="709" w:hanging="425"/>
      </w:pPr>
      <w:r>
        <w:t>SPI Master – through this interface data is transferred between the master host and the slave host.</w:t>
      </w:r>
    </w:p>
    <w:p w:rsidR="000C388C" w:rsidRDefault="000C388C" w:rsidP="000C388C">
      <w:pPr>
        <w:pStyle w:val="ListParagraph"/>
        <w:numPr>
          <w:ilvl w:val="0"/>
          <w:numId w:val="9"/>
        </w:numPr>
        <w:spacing w:after="200" w:line="276" w:lineRule="auto"/>
        <w:ind w:left="284" w:hanging="284"/>
      </w:pPr>
      <w:r>
        <w:t xml:space="preserve">Slave Host – </w:t>
      </w:r>
      <w:r w:rsidR="00FA39DD">
        <w:t>has two main interfaces:</w:t>
      </w:r>
    </w:p>
    <w:p w:rsidR="00FA39DD" w:rsidRDefault="00FA39DD" w:rsidP="00FA39DD">
      <w:pPr>
        <w:pStyle w:val="ListParagraph"/>
        <w:numPr>
          <w:ilvl w:val="1"/>
          <w:numId w:val="9"/>
        </w:numPr>
        <w:spacing w:after="200" w:line="276" w:lineRule="auto"/>
        <w:ind w:left="709" w:hanging="425"/>
      </w:pPr>
      <w:r>
        <w:t>SPI Slave – connects the slave host and the master host.</w:t>
      </w:r>
    </w:p>
    <w:p w:rsidR="00FA39DD" w:rsidRDefault="00FA39DD" w:rsidP="00FA39DD">
      <w:pPr>
        <w:pStyle w:val="ListParagraph"/>
        <w:numPr>
          <w:ilvl w:val="1"/>
          <w:numId w:val="9"/>
        </w:numPr>
        <w:spacing w:after="200" w:line="276" w:lineRule="auto"/>
        <w:ind w:left="709" w:hanging="425"/>
      </w:pPr>
      <w:r>
        <w:t>RAM Interface – through this interface data is read from, or written to the external RAM.</w:t>
      </w:r>
    </w:p>
    <w:p w:rsidR="00866473" w:rsidRDefault="000C388C" w:rsidP="00FA39DD">
      <w:pPr>
        <w:pStyle w:val="ListParagraph"/>
        <w:numPr>
          <w:ilvl w:val="0"/>
          <w:numId w:val="9"/>
        </w:numPr>
        <w:spacing w:after="200" w:line="276" w:lineRule="auto"/>
        <w:ind w:left="284" w:hanging="284"/>
      </w:pPr>
      <w:r>
        <w:t>External RAM</w:t>
      </w:r>
      <w:r w:rsidR="00FA39DD">
        <w:t>.</w:t>
      </w:r>
    </w:p>
    <w:p w:rsidR="00866473" w:rsidRDefault="005D23E2" w:rsidP="000B2E43">
      <w:pPr>
        <w:pStyle w:val="Heading2"/>
      </w:pPr>
      <w:bookmarkStart w:id="83" w:name="_Toc310801893"/>
      <w:r>
        <w:t>3.2</w:t>
      </w:r>
      <w:r w:rsidR="00866473">
        <w:t xml:space="preserve"> Message Structure</w:t>
      </w:r>
      <w:bookmarkEnd w:id="83"/>
    </w:p>
    <w:p w:rsidR="00866473" w:rsidRDefault="00FA39DD" w:rsidP="00866473">
      <w:r>
        <w:t>Several different fields are received by the master host via the Wishbone Slave interface. These fields include:</w:t>
      </w:r>
    </w:p>
    <w:p w:rsidR="00FA39DD" w:rsidRDefault="00FA39DD" w:rsidP="00FA39DD">
      <w:pPr>
        <w:pStyle w:val="ListParagraph"/>
        <w:numPr>
          <w:ilvl w:val="0"/>
          <w:numId w:val="9"/>
        </w:numPr>
        <w:spacing w:after="200" w:line="276" w:lineRule="auto"/>
        <w:ind w:left="284" w:hanging="284"/>
      </w:pPr>
      <w:r>
        <w:t>Instruction type – RAM read, RAM write or Register Configuration.</w:t>
      </w:r>
    </w:p>
    <w:p w:rsidR="00FA39DD" w:rsidRDefault="00FA39DD" w:rsidP="00FA39DD">
      <w:pPr>
        <w:pStyle w:val="ListParagraph"/>
        <w:numPr>
          <w:ilvl w:val="0"/>
          <w:numId w:val="9"/>
        </w:numPr>
        <w:spacing w:after="200" w:line="276" w:lineRule="auto"/>
        <w:ind w:left="284" w:hanging="284"/>
      </w:pPr>
      <w:r>
        <w:t>Address – for RAM read or write.</w:t>
      </w:r>
    </w:p>
    <w:p w:rsidR="00FA39DD" w:rsidRDefault="00FA39DD" w:rsidP="00FA39DD">
      <w:pPr>
        <w:pStyle w:val="ListParagraph"/>
        <w:numPr>
          <w:ilvl w:val="0"/>
          <w:numId w:val="9"/>
        </w:numPr>
        <w:spacing w:after="200" w:line="276" w:lineRule="auto"/>
        <w:ind w:left="284" w:hanging="284"/>
      </w:pPr>
      <w:r>
        <w:t>Burst size – the number of bytes to be written into or read from the RAM.</w:t>
      </w:r>
    </w:p>
    <w:p w:rsidR="00FA39DD" w:rsidRDefault="00FA39DD" w:rsidP="00FA39DD">
      <w:pPr>
        <w:pStyle w:val="ListParagraph"/>
        <w:numPr>
          <w:ilvl w:val="0"/>
          <w:numId w:val="9"/>
        </w:numPr>
        <w:spacing w:after="200" w:line="276" w:lineRule="auto"/>
        <w:ind w:left="284" w:hanging="284"/>
      </w:pPr>
      <w:r>
        <w:t>Data – in case of RAM write or Register Configuration.</w:t>
      </w:r>
    </w:p>
    <w:p w:rsidR="00FA39DD" w:rsidRDefault="00FA39DD" w:rsidP="00FA39DD">
      <w:pPr>
        <w:spacing w:after="200" w:line="276" w:lineRule="auto"/>
      </w:pPr>
      <w:r>
        <w:t xml:space="preserve">These instruction fields must be delivered over the SPI to the slave host, in order for the slave host to perform the correct actions. This requires the definition of a communication protocol that will be used between the master and slave host. </w:t>
      </w:r>
    </w:p>
    <w:p w:rsidR="00F62C8F" w:rsidRDefault="00F62C8F" w:rsidP="00F62C8F">
      <w:pPr>
        <w:spacing w:line="276" w:lineRule="auto"/>
      </w:pPr>
      <w:r>
        <w:t xml:space="preserve">The protocol defines a </w:t>
      </w:r>
      <w:r w:rsidRPr="00082BBD">
        <w:rPr>
          <w:b/>
          <w:bCs/>
        </w:rPr>
        <w:t>SPI Message</w:t>
      </w:r>
      <w:r>
        <w:t xml:space="preserve"> that is consumed of the following blocks:</w:t>
      </w:r>
    </w:p>
    <w:p w:rsidR="00F62C8F" w:rsidRDefault="00F62C8F" w:rsidP="00F62C8F">
      <w:pPr>
        <w:pStyle w:val="ListParagraph"/>
        <w:numPr>
          <w:ilvl w:val="0"/>
          <w:numId w:val="15"/>
        </w:numPr>
        <w:spacing w:after="200" w:line="276" w:lineRule="auto"/>
        <w:ind w:left="284" w:hanging="284"/>
      </w:pPr>
      <w:r>
        <w:rPr>
          <w:b/>
          <w:bCs/>
        </w:rPr>
        <w:t xml:space="preserve">SOF </w:t>
      </w:r>
      <w:r>
        <w:t>–</w:t>
      </w:r>
      <w:r w:rsidRPr="002F4398">
        <w:t xml:space="preserve"> S</w:t>
      </w:r>
      <w:r>
        <w:t>tart of Frame (Head).</w:t>
      </w:r>
    </w:p>
    <w:p w:rsidR="00F62C8F" w:rsidRDefault="00F62C8F" w:rsidP="00F62C8F">
      <w:pPr>
        <w:pStyle w:val="ListParagraph"/>
        <w:numPr>
          <w:ilvl w:val="0"/>
          <w:numId w:val="15"/>
        </w:numPr>
        <w:spacing w:after="200" w:line="276" w:lineRule="auto"/>
        <w:ind w:left="284" w:hanging="284"/>
      </w:pPr>
      <w:r>
        <w:rPr>
          <w:b/>
          <w:bCs/>
        </w:rPr>
        <w:t xml:space="preserve">Type </w:t>
      </w:r>
      <w:r>
        <w:t>– Message type (data read / data write / configuration).</w:t>
      </w:r>
    </w:p>
    <w:p w:rsidR="00F62C8F" w:rsidRDefault="00F62C8F" w:rsidP="00F62C8F">
      <w:pPr>
        <w:pStyle w:val="ListParagraph"/>
        <w:numPr>
          <w:ilvl w:val="0"/>
          <w:numId w:val="15"/>
        </w:numPr>
        <w:spacing w:after="200" w:line="276" w:lineRule="auto"/>
        <w:ind w:left="284" w:hanging="284"/>
      </w:pPr>
      <w:r>
        <w:rPr>
          <w:b/>
          <w:bCs/>
        </w:rPr>
        <w:t xml:space="preserve">Address </w:t>
      </w:r>
      <w:r>
        <w:t>– The base address for the external RAM read or write.</w:t>
      </w:r>
    </w:p>
    <w:p w:rsidR="00F62C8F" w:rsidRDefault="00F62C8F" w:rsidP="00F62C8F">
      <w:pPr>
        <w:spacing w:after="200" w:line="276" w:lineRule="auto"/>
      </w:pPr>
    </w:p>
    <w:p w:rsidR="00F62C8F" w:rsidRDefault="00F62C8F" w:rsidP="00F62C8F">
      <w:pPr>
        <w:pStyle w:val="ListParagraph"/>
        <w:numPr>
          <w:ilvl w:val="0"/>
          <w:numId w:val="15"/>
        </w:numPr>
        <w:spacing w:after="200" w:line="276" w:lineRule="auto"/>
        <w:ind w:left="284" w:hanging="284"/>
      </w:pPr>
      <w:r>
        <w:rPr>
          <w:b/>
          <w:bCs/>
        </w:rPr>
        <w:lastRenderedPageBreak/>
        <w:t xml:space="preserve">Data length </w:t>
      </w:r>
      <w:r>
        <w:t>– Data (Payload) length, the size of the Data block within the message:</w:t>
      </w:r>
    </w:p>
    <w:p w:rsidR="00F62C8F" w:rsidRDefault="00C171E3" w:rsidP="001A4B53">
      <w:pPr>
        <w:pStyle w:val="ListParagraph"/>
        <w:numPr>
          <w:ilvl w:val="1"/>
          <w:numId w:val="15"/>
        </w:numPr>
        <w:spacing w:after="200" w:line="276" w:lineRule="auto"/>
        <w:ind w:left="709" w:hanging="425"/>
      </w:pPr>
      <w:r>
        <w:t>RAM W</w:t>
      </w:r>
      <w:r w:rsidR="00F62C8F">
        <w:t xml:space="preserve">rite – </w:t>
      </w:r>
      <w:r w:rsidR="001A4B53">
        <w:t xml:space="preserve">the field </w:t>
      </w:r>
      <w:r w:rsidR="00F62C8F">
        <w:t>will contain the number of data bytes that needs to be written into the RAM</w:t>
      </w:r>
      <w:r w:rsidR="001A4B53">
        <w:t>, reduced by one</w:t>
      </w:r>
      <w:r w:rsidR="00F62C8F">
        <w:t>.</w:t>
      </w:r>
      <w:r w:rsidR="001A4B53">
        <w:t xml:space="preserve"> Meaning, that if we take the first data byte to have the address of 0x00, then in a case of 256 bytes burst, the address of the last byte is 0xFF, and this will be the value of the Data Length field. </w:t>
      </w:r>
    </w:p>
    <w:p w:rsidR="00F62C8F" w:rsidRDefault="00C171E3" w:rsidP="001A4B53">
      <w:pPr>
        <w:pStyle w:val="ListParagraph"/>
        <w:numPr>
          <w:ilvl w:val="1"/>
          <w:numId w:val="15"/>
        </w:numPr>
        <w:spacing w:after="200" w:line="276" w:lineRule="auto"/>
        <w:ind w:left="709" w:hanging="425"/>
      </w:pPr>
      <w:r>
        <w:t>RAM R</w:t>
      </w:r>
      <w:r w:rsidR="001A4B53">
        <w:t>ead / Configuration – the field will contain a value of 0x00, meaning that the Data payload is of one byte only.</w:t>
      </w:r>
    </w:p>
    <w:p w:rsidR="00F62C8F" w:rsidRDefault="00F62C8F" w:rsidP="00F62C8F">
      <w:pPr>
        <w:pStyle w:val="ListParagraph"/>
        <w:numPr>
          <w:ilvl w:val="0"/>
          <w:numId w:val="15"/>
        </w:numPr>
        <w:spacing w:after="200" w:line="276" w:lineRule="auto"/>
        <w:ind w:left="284" w:hanging="284"/>
      </w:pPr>
      <w:r>
        <w:rPr>
          <w:b/>
          <w:bCs/>
        </w:rPr>
        <w:t xml:space="preserve">Data (Payload) </w:t>
      </w:r>
      <w:r w:rsidR="001A4B53">
        <w:t>– the data block. It's contents depend on the type of the message:</w:t>
      </w:r>
    </w:p>
    <w:p w:rsidR="001A4B53" w:rsidRDefault="00C171E3" w:rsidP="001A4B53">
      <w:pPr>
        <w:pStyle w:val="ListParagraph"/>
        <w:numPr>
          <w:ilvl w:val="1"/>
          <w:numId w:val="15"/>
        </w:numPr>
        <w:spacing w:after="200" w:line="276" w:lineRule="auto"/>
        <w:ind w:left="709" w:hanging="425"/>
      </w:pPr>
      <w:r>
        <w:t>RAM W</w:t>
      </w:r>
      <w:r w:rsidR="001A4B53">
        <w:t xml:space="preserve">rite – the block will contain all the data that will be written to the RAM, starting from the base address. </w:t>
      </w:r>
    </w:p>
    <w:p w:rsidR="001A4B53" w:rsidRDefault="00C171E3" w:rsidP="001A4B53">
      <w:pPr>
        <w:pStyle w:val="ListParagraph"/>
        <w:numPr>
          <w:ilvl w:val="1"/>
          <w:numId w:val="15"/>
        </w:numPr>
        <w:spacing w:after="200" w:line="276" w:lineRule="auto"/>
        <w:ind w:left="709" w:hanging="425"/>
      </w:pPr>
      <w:r>
        <w:t>RAM R</w:t>
      </w:r>
      <w:r w:rsidR="001A4B53">
        <w:t>ead – the block will contain the size of the read burst reduced by one. For example, if the value of the data byte is 0xFF, then 256 bytes needs to be read from the RAM, starting from the base address.</w:t>
      </w:r>
    </w:p>
    <w:p w:rsidR="00F62C8F" w:rsidRDefault="00BD7756" w:rsidP="00F62C8F">
      <w:pPr>
        <w:pStyle w:val="ListParagraph"/>
        <w:numPr>
          <w:ilvl w:val="0"/>
          <w:numId w:val="15"/>
        </w:numPr>
        <w:spacing w:after="200" w:line="276" w:lineRule="auto"/>
        <w:ind w:left="284" w:hanging="284"/>
      </w:pPr>
      <w:r>
        <w:rPr>
          <w:b/>
          <w:bCs/>
        </w:rPr>
        <w:t>Checksum</w:t>
      </w:r>
      <w:r w:rsidR="00F62C8F">
        <w:rPr>
          <w:b/>
          <w:bCs/>
        </w:rPr>
        <w:t xml:space="preserve"> </w:t>
      </w:r>
      <w:r>
        <w:t xml:space="preserve">– </w:t>
      </w:r>
      <w:r w:rsidR="00F62C8F">
        <w:t>Checksum will be used</w:t>
      </w:r>
      <w:r>
        <w:t xml:space="preserve"> as a method of detecting errors. Checksum value</w:t>
      </w:r>
      <w:r w:rsidR="00F62C8F">
        <w:t xml:space="preserve"> will be calculated from the Type block to the Data block</w:t>
      </w:r>
      <w:ins w:id="84" w:author="Beeri" w:date="2011-12-08T08:50:00Z">
        <w:r w:rsidR="00167CAB">
          <w:t>, inclusive</w:t>
        </w:r>
      </w:ins>
      <w:r>
        <w:t>.</w:t>
      </w:r>
    </w:p>
    <w:p w:rsidR="00F62C8F" w:rsidRPr="002F4398" w:rsidRDefault="00F62C8F" w:rsidP="00F62C8F">
      <w:pPr>
        <w:pStyle w:val="ListParagraph"/>
        <w:numPr>
          <w:ilvl w:val="0"/>
          <w:numId w:val="15"/>
        </w:numPr>
        <w:spacing w:after="200" w:line="276" w:lineRule="auto"/>
        <w:ind w:left="284" w:hanging="284"/>
      </w:pPr>
      <w:r>
        <w:rPr>
          <w:b/>
          <w:bCs/>
        </w:rPr>
        <w:t xml:space="preserve">EOF </w:t>
      </w:r>
      <w:r>
        <w:t>– End of frame (Tail)</w:t>
      </w:r>
      <w:r w:rsidR="00BD7756">
        <w:t>.</w:t>
      </w:r>
    </w:p>
    <w:p w:rsidR="00BD7756" w:rsidRDefault="00BD7756" w:rsidP="00BD7756">
      <w:pPr>
        <w:keepNext/>
        <w:spacing w:after="200" w:line="276" w:lineRule="auto"/>
        <w:jc w:val="center"/>
      </w:pPr>
      <w:r w:rsidRPr="00BD7756">
        <w:rPr>
          <w:noProof/>
        </w:rPr>
        <w:drawing>
          <wp:inline distT="0" distB="0" distL="0" distR="0">
            <wp:extent cx="1855470" cy="3489960"/>
            <wp:effectExtent l="19050" t="0" r="0" b="0"/>
            <wp:docPr id="23" name="אובייקט 1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1857375" cy="4457700"/>
                      <a:chOff x="3929058" y="1643050"/>
                      <a:chExt cx="1857375" cy="4457700"/>
                    </a:xfrm>
                  </a:grpSpPr>
                  <a:pic>
                    <a:nvPicPr>
                      <a:cNvPr id="4" name="Picture 2"/>
                      <a:cNvPicPr>
                        <a:picLocks noGrp="1" noChangeAspect="1" noChangeArrowheads="1"/>
                      </a:cNvPicPr>
                    </a:nvPicPr>
                    <a:blipFill>
                      <a:blip r:embed="rId27" cstate="print"/>
                      <a:srcRect/>
                      <a:stretch>
                        <a:fillRect/>
                      </a:stretch>
                    </a:blipFill>
                    <a:spPr bwMode="auto">
                      <a:xfrm>
                        <a:off x="3929058" y="1643050"/>
                        <a:ext cx="1857375" cy="4457700"/>
                      </a:xfrm>
                      <a:prstGeom prst="rect">
                        <a:avLst/>
                      </a:prstGeom>
                      <a:noFill/>
                      <a:ln w="9525">
                        <a:noFill/>
                        <a:miter lim="800000"/>
                        <a:headEnd/>
                        <a:tailEnd/>
                      </a:ln>
                      <a:effectLst/>
                    </a:spPr>
                  </a:pic>
                  <a:sp>
                    <a:nvSpPr>
                      <a:cNvPr id="5" name="מלבן 4"/>
                      <a:cNvSpPr/>
                    </a:nvSpPr>
                    <a:spPr>
                      <a:xfrm>
                        <a:off x="4071934" y="5143512"/>
                        <a:ext cx="1571636" cy="391014"/>
                      </a:xfrm>
                      <a:prstGeom prst="rect">
                        <a:avLst/>
                      </a:prstGeom>
                      <a:solidFill>
                        <a:schemeClr val="tx1"/>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Checksum</a:t>
                          </a: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lc:lockedCanvas>
              </a:graphicData>
            </a:graphic>
          </wp:inline>
        </w:drawing>
      </w:r>
    </w:p>
    <w:p w:rsidR="00F62C8F" w:rsidRDefault="00BD7756" w:rsidP="00BD7756">
      <w:pPr>
        <w:pStyle w:val="Caption"/>
        <w:bidi w:val="0"/>
        <w:jc w:val="center"/>
      </w:pPr>
      <w:r>
        <w:t xml:space="preserve">Figure </w:t>
      </w:r>
      <w:fldSimple w:instr=" SEQ Figure \* ARABIC ">
        <w:r w:rsidR="00DA43C2">
          <w:rPr>
            <w:noProof/>
          </w:rPr>
          <w:t>10</w:t>
        </w:r>
      </w:fldSimple>
      <w:r>
        <w:t xml:space="preserve"> - Message Structure</w:t>
      </w:r>
    </w:p>
    <w:p w:rsidR="00866473" w:rsidRDefault="00866473" w:rsidP="00866473"/>
    <w:p w:rsidR="00BD7756" w:rsidRDefault="00BD7756" w:rsidP="00866473"/>
    <w:p w:rsidR="00BD7756" w:rsidRDefault="00BD7756" w:rsidP="00866473"/>
    <w:p w:rsidR="00BD7756" w:rsidRDefault="00BD7756" w:rsidP="00866473"/>
    <w:p w:rsidR="00BD7756" w:rsidRDefault="00BD7756" w:rsidP="00866473"/>
    <w:p w:rsidR="00BD7756" w:rsidRDefault="00BD7756" w:rsidP="00866473"/>
    <w:p w:rsidR="00866473" w:rsidRDefault="005D23E2" w:rsidP="00866473">
      <w:pPr>
        <w:pStyle w:val="Heading2"/>
      </w:pPr>
      <w:bookmarkStart w:id="85" w:name="_Toc310801894"/>
      <w:r>
        <w:lastRenderedPageBreak/>
        <w:t>3.3</w:t>
      </w:r>
      <w:r w:rsidR="00866473">
        <w:t xml:space="preserve"> Master Host Design</w:t>
      </w:r>
      <w:bookmarkEnd w:id="85"/>
    </w:p>
    <w:p w:rsidR="004D1AFE" w:rsidRPr="004D1AFE" w:rsidRDefault="004D1AFE" w:rsidP="004D1AFE"/>
    <w:p w:rsidR="004D1AFE" w:rsidRDefault="004D1AFE" w:rsidP="004D1AFE">
      <w:pPr>
        <w:keepNext/>
      </w:pPr>
      <w:r w:rsidRPr="004D1AFE">
        <w:rPr>
          <w:noProof/>
        </w:rPr>
        <w:drawing>
          <wp:inline distT="0" distB="0" distL="0" distR="0">
            <wp:extent cx="5274310" cy="2527150"/>
            <wp:effectExtent l="19050" t="0" r="254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527150"/>
                    </a:xfrm>
                    <a:prstGeom prst="rect">
                      <a:avLst/>
                    </a:prstGeom>
                    <a:noFill/>
                  </pic:spPr>
                </pic:pic>
              </a:graphicData>
            </a:graphic>
          </wp:inline>
        </w:drawing>
      </w:r>
    </w:p>
    <w:p w:rsidR="00866473" w:rsidRDefault="004D1AFE" w:rsidP="004D1AFE">
      <w:pPr>
        <w:pStyle w:val="Caption"/>
        <w:bidi w:val="0"/>
        <w:jc w:val="center"/>
      </w:pPr>
      <w:r>
        <w:t xml:space="preserve">Figure </w:t>
      </w:r>
      <w:fldSimple w:instr=" SEQ Figure \* ARABIC ">
        <w:r w:rsidR="00DA43C2">
          <w:rPr>
            <w:noProof/>
          </w:rPr>
          <w:t>11</w:t>
        </w:r>
      </w:fldSimple>
      <w:r>
        <w:rPr>
          <w:noProof/>
        </w:rPr>
        <w:t xml:space="preserve"> - Master Host Design Blocks</w:t>
      </w:r>
    </w:p>
    <w:p w:rsidR="00866473" w:rsidRDefault="00176F67" w:rsidP="00866473">
      <w:r>
        <w:t>The Master Host consists of the following blocks:</w:t>
      </w:r>
    </w:p>
    <w:p w:rsidR="00176F67" w:rsidRDefault="00176F67" w:rsidP="00176F67">
      <w:pPr>
        <w:pStyle w:val="ListParagraph"/>
        <w:numPr>
          <w:ilvl w:val="0"/>
          <w:numId w:val="9"/>
        </w:numPr>
        <w:spacing w:after="200" w:line="276" w:lineRule="auto"/>
        <w:ind w:left="284" w:hanging="284"/>
      </w:pPr>
      <w:bookmarkStart w:id="86" w:name="_Toc310801895"/>
      <w:r>
        <w:t>Wishbone Slave Controller.</w:t>
      </w:r>
    </w:p>
    <w:p w:rsidR="00176F67" w:rsidRDefault="00176F67" w:rsidP="00176F67">
      <w:pPr>
        <w:pStyle w:val="ListParagraph"/>
        <w:numPr>
          <w:ilvl w:val="0"/>
          <w:numId w:val="9"/>
        </w:numPr>
        <w:spacing w:after="200" w:line="276" w:lineRule="auto"/>
        <w:ind w:left="284" w:hanging="284"/>
      </w:pPr>
      <w:r>
        <w:t>Encoder and Decoder RAM's.</w:t>
      </w:r>
    </w:p>
    <w:p w:rsidR="00176F67" w:rsidRDefault="00176F67" w:rsidP="00176F67">
      <w:pPr>
        <w:pStyle w:val="ListParagraph"/>
        <w:numPr>
          <w:ilvl w:val="0"/>
          <w:numId w:val="9"/>
        </w:numPr>
        <w:spacing w:after="200" w:line="276" w:lineRule="auto"/>
        <w:ind w:left="284" w:hanging="284"/>
      </w:pPr>
      <w:r>
        <w:t>Message Pack Encoder and Decoder.</w:t>
      </w:r>
    </w:p>
    <w:p w:rsidR="000A54FD" w:rsidRDefault="000A54FD" w:rsidP="00176F67">
      <w:pPr>
        <w:pStyle w:val="ListParagraph"/>
        <w:numPr>
          <w:ilvl w:val="0"/>
          <w:numId w:val="9"/>
        </w:numPr>
        <w:spacing w:after="200" w:line="276" w:lineRule="auto"/>
        <w:ind w:left="284" w:hanging="284"/>
      </w:pPr>
      <w:r>
        <w:t>Checksum</w:t>
      </w:r>
      <w:r w:rsidR="001406C0">
        <w:t xml:space="preserve"> Computation</w:t>
      </w:r>
      <w:r>
        <w:t xml:space="preserve"> Unit.</w:t>
      </w:r>
    </w:p>
    <w:p w:rsidR="00176F67" w:rsidRDefault="00176F67" w:rsidP="00176F67">
      <w:pPr>
        <w:pStyle w:val="ListParagraph"/>
        <w:numPr>
          <w:ilvl w:val="0"/>
          <w:numId w:val="9"/>
        </w:numPr>
        <w:spacing w:after="200" w:line="276" w:lineRule="auto"/>
        <w:ind w:left="284" w:hanging="284"/>
      </w:pPr>
      <w:r>
        <w:t>FIFO.</w:t>
      </w:r>
    </w:p>
    <w:p w:rsidR="00176F67" w:rsidRDefault="00176F67" w:rsidP="00176F67">
      <w:pPr>
        <w:pStyle w:val="ListParagraph"/>
        <w:numPr>
          <w:ilvl w:val="0"/>
          <w:numId w:val="9"/>
        </w:numPr>
        <w:spacing w:line="276" w:lineRule="auto"/>
        <w:ind w:left="284" w:hanging="284"/>
      </w:pPr>
      <w:r>
        <w:t>SPI Master.</w:t>
      </w:r>
    </w:p>
    <w:p w:rsidR="00176F67" w:rsidRDefault="00176F67" w:rsidP="00176F67">
      <w:pPr>
        <w:spacing w:after="200" w:line="276" w:lineRule="auto"/>
      </w:pPr>
      <w:r>
        <w:t>Detailed block description can be found at Appendix A.</w:t>
      </w:r>
    </w:p>
    <w:p w:rsidR="00176F67" w:rsidRDefault="00176F67" w:rsidP="00176F67">
      <w:pPr>
        <w:pStyle w:val="Heading3"/>
      </w:pPr>
      <w:r>
        <w:t>3.3.1 Master Host Packet Walkthrough</w:t>
      </w:r>
    </w:p>
    <w:p w:rsidR="00176F67" w:rsidRDefault="00176F67" w:rsidP="00176F67">
      <w:pPr>
        <w:pStyle w:val="ListParagraph"/>
        <w:numPr>
          <w:ilvl w:val="0"/>
          <w:numId w:val="16"/>
        </w:numPr>
        <w:ind w:left="284" w:hanging="284"/>
      </w:pPr>
      <w:r>
        <w:t>The Master Host receives a new Wishbone command from the Wishbone Slave interface.</w:t>
      </w:r>
    </w:p>
    <w:p w:rsidR="00176F67" w:rsidRDefault="00176F67" w:rsidP="00176F67">
      <w:pPr>
        <w:pStyle w:val="ListParagraph"/>
        <w:numPr>
          <w:ilvl w:val="0"/>
          <w:numId w:val="16"/>
        </w:numPr>
        <w:spacing w:after="200" w:line="276" w:lineRule="auto"/>
        <w:ind w:left="284" w:hanging="284"/>
      </w:pPr>
      <w:r>
        <w:t>The Wishbone Slave Controller determines the value of the Type, Address and</w:t>
      </w:r>
      <w:r w:rsidR="000A54FD">
        <w:t xml:space="preserve"> Data Length fields of the SPI M</w:t>
      </w:r>
      <w:r>
        <w:t xml:space="preserve">essage, and writes all the received </w:t>
      </w:r>
      <w:r w:rsidR="000A54FD">
        <w:t>data into the Encoder RAM.</w:t>
      </w:r>
    </w:p>
    <w:p w:rsidR="000A54FD" w:rsidRDefault="000A54FD" w:rsidP="00176F67">
      <w:pPr>
        <w:pStyle w:val="ListParagraph"/>
        <w:numPr>
          <w:ilvl w:val="0"/>
          <w:numId w:val="16"/>
        </w:numPr>
        <w:spacing w:after="200" w:line="276" w:lineRule="auto"/>
        <w:ind w:left="284" w:hanging="284"/>
      </w:pPr>
      <w:r>
        <w:t xml:space="preserve">The Message Pack Encoder collects all the information from the Wishbone Slave Controller and all the data from the Encoder RAM, and encodes it into a single SPI Message. </w:t>
      </w:r>
    </w:p>
    <w:p w:rsidR="000A54FD" w:rsidRDefault="000A54FD" w:rsidP="00176F67">
      <w:pPr>
        <w:pStyle w:val="ListParagraph"/>
        <w:numPr>
          <w:ilvl w:val="0"/>
          <w:numId w:val="16"/>
        </w:numPr>
        <w:spacing w:after="200" w:line="276" w:lineRule="auto"/>
        <w:ind w:left="284" w:hanging="284"/>
      </w:pPr>
      <w:r>
        <w:t>The packed SPI Message is written into the FIFO.</w:t>
      </w:r>
    </w:p>
    <w:p w:rsidR="000A54FD" w:rsidRDefault="000A54FD" w:rsidP="00176F67">
      <w:pPr>
        <w:pStyle w:val="ListParagraph"/>
        <w:numPr>
          <w:ilvl w:val="0"/>
          <w:numId w:val="16"/>
        </w:numPr>
        <w:spacing w:after="200" w:line="276" w:lineRule="auto"/>
        <w:ind w:left="284" w:hanging="284"/>
      </w:pPr>
      <w:r>
        <w:t>Since the FIFO contains valid data, the SPI Master initiates a SPI transaction.</w:t>
      </w:r>
    </w:p>
    <w:p w:rsidR="000A54FD" w:rsidRDefault="000A54FD" w:rsidP="00176F67">
      <w:pPr>
        <w:pStyle w:val="ListParagraph"/>
        <w:numPr>
          <w:ilvl w:val="0"/>
          <w:numId w:val="16"/>
        </w:numPr>
        <w:spacing w:after="200" w:line="276" w:lineRule="auto"/>
        <w:ind w:left="284" w:hanging="284"/>
      </w:pPr>
      <w:r>
        <w:t>All the data from the FIFO is read by the SPI Master and sent to the SPI Slave.</w:t>
      </w:r>
      <w:r w:rsidR="00082BBD">
        <w:t xml:space="preserve"> Meanwhile, the SPI Slave sends default </w:t>
      </w:r>
      <w:del w:id="87" w:author="Beeri" w:date="2011-12-08T08:50:00Z">
        <w:r w:rsidR="00082BBD" w:rsidDel="00167CAB">
          <w:delText>data, that</w:delText>
        </w:r>
      </w:del>
      <w:ins w:id="88" w:author="Beeri" w:date="2011-12-08T08:50:00Z">
        <w:r w:rsidR="00167CAB">
          <w:t>data, which</w:t>
        </w:r>
      </w:ins>
      <w:r w:rsidR="00082BBD">
        <w:t xml:space="preserve"> is ignored by the Message Pack Decoder.</w:t>
      </w:r>
    </w:p>
    <w:p w:rsidR="00C867A2" w:rsidRDefault="000A54FD" w:rsidP="00C867A2">
      <w:pPr>
        <w:pStyle w:val="ListParagraph"/>
        <w:numPr>
          <w:ilvl w:val="0"/>
          <w:numId w:val="16"/>
        </w:numPr>
        <w:spacing w:after="200" w:line="276" w:lineRule="auto"/>
        <w:ind w:left="284" w:hanging="284"/>
      </w:pPr>
      <w:r>
        <w:t>When the entire SPI Message has been sent, the FIFO empties.</w:t>
      </w:r>
      <w:r w:rsidR="00C867A2">
        <w:t xml:space="preserve"> </w:t>
      </w:r>
      <w:r>
        <w:t>In case of RAM write or Configuration commands</w:t>
      </w:r>
      <w:r w:rsidR="00C867A2">
        <w:t>, the Master</w:t>
      </w:r>
      <w:r>
        <w:t xml:space="preserve"> Host doesn't wait for confirmation. The SPI Master ends the transaction, and we go directly to </w:t>
      </w:r>
      <w:r w:rsidR="00C867A2">
        <w:t xml:space="preserve">stage </w:t>
      </w:r>
      <w:r w:rsidR="001406C0">
        <w:t>11.</w:t>
      </w:r>
    </w:p>
    <w:p w:rsidR="00C867A2" w:rsidRDefault="00C867A2" w:rsidP="00176F67">
      <w:pPr>
        <w:pStyle w:val="ListParagraph"/>
        <w:numPr>
          <w:ilvl w:val="0"/>
          <w:numId w:val="16"/>
        </w:numPr>
        <w:spacing w:after="200" w:line="276" w:lineRule="auto"/>
        <w:ind w:left="284" w:hanging="284"/>
      </w:pPr>
      <w:r>
        <w:lastRenderedPageBreak/>
        <w:t>In case of RAM read command, the SPI Master has to keep the SPI transaction active in order to receive the data, since the SPI Slave can't initiate a transaction. Therefore, default data is being sent to the SPI Slave.</w:t>
      </w:r>
    </w:p>
    <w:p w:rsidR="00C867A2" w:rsidRDefault="00C867A2" w:rsidP="00C867A2">
      <w:pPr>
        <w:pStyle w:val="ListParagraph"/>
        <w:numPr>
          <w:ilvl w:val="0"/>
          <w:numId w:val="16"/>
        </w:numPr>
        <w:spacing w:after="200" w:line="276" w:lineRule="auto"/>
        <w:ind w:left="284" w:hanging="284"/>
      </w:pPr>
      <w:r>
        <w:t>After the entire SPI Message, which includes the data that was read from the RAM, will arrive to the Master Host, the Message Pack Decoder will notice the EOF sequence. Then, the SPI Master will be notified to close the SPI transaction.</w:t>
      </w:r>
    </w:p>
    <w:p w:rsidR="001406C0" w:rsidRDefault="00C867A2" w:rsidP="00C867A2">
      <w:pPr>
        <w:pStyle w:val="ListParagraph"/>
        <w:numPr>
          <w:ilvl w:val="0"/>
          <w:numId w:val="16"/>
        </w:numPr>
        <w:spacing w:after="200" w:line="276" w:lineRule="auto"/>
        <w:ind w:left="426" w:hanging="426"/>
      </w:pPr>
      <w:r>
        <w:t xml:space="preserve">The Message Pack Decoder will write the received data into the Decoder RAM, and validate </w:t>
      </w:r>
      <w:r w:rsidR="001406C0">
        <w:t>that no errors occurred in the SPI Message using the Checksum unit.</w:t>
      </w:r>
    </w:p>
    <w:p w:rsidR="00176F67" w:rsidRDefault="001406C0" w:rsidP="00167CAB">
      <w:pPr>
        <w:pStyle w:val="ListParagraph"/>
        <w:numPr>
          <w:ilvl w:val="0"/>
          <w:numId w:val="16"/>
        </w:numPr>
        <w:spacing w:after="200" w:line="276" w:lineRule="auto"/>
        <w:ind w:left="426" w:hanging="426"/>
      </w:pPr>
      <w:r>
        <w:t xml:space="preserve">The Wishbone Slave Controller will </w:t>
      </w:r>
      <w:del w:id="89" w:author="Beeri" w:date="2011-12-08T08:51:00Z">
        <w:r w:rsidDel="00167CAB">
          <w:delText xml:space="preserve">output </w:delText>
        </w:r>
      </w:del>
      <w:ins w:id="90" w:author="Beeri" w:date="2011-12-08T08:51:00Z">
        <w:r w:rsidR="00167CAB">
          <w:t>drive</w:t>
        </w:r>
        <w:r w:rsidR="00167CAB">
          <w:t xml:space="preserve"> </w:t>
        </w:r>
      </w:ins>
      <w:del w:id="91" w:author="Beeri" w:date="2011-12-08T08:51:00Z">
        <w:r w:rsidDel="00167CAB">
          <w:delText xml:space="preserve">an </w:delText>
        </w:r>
      </w:del>
      <w:r>
        <w:t xml:space="preserve">acknowledge signal to the Wishbone interface, in order to notify the Wishbone Master that the command has been completed. In case of RAM read, the data will be read from the Decoder RAM, and will be transmitted through the Wishbone interface. </w:t>
      </w:r>
    </w:p>
    <w:p w:rsidR="00324627" w:rsidRDefault="005D23E2" w:rsidP="00866473">
      <w:pPr>
        <w:pStyle w:val="Heading2"/>
      </w:pPr>
      <w:r>
        <w:t>3.4</w:t>
      </w:r>
      <w:r w:rsidR="00866473">
        <w:t xml:space="preserve"> Slave Host Design</w:t>
      </w:r>
      <w:bookmarkEnd w:id="86"/>
    </w:p>
    <w:p w:rsidR="009852F5" w:rsidRDefault="009852F5" w:rsidP="009852F5"/>
    <w:p w:rsidR="00123007" w:rsidRDefault="00123007" w:rsidP="00123007">
      <w:pPr>
        <w:keepNext/>
      </w:pPr>
      <w:r w:rsidRPr="00123007">
        <w:rPr>
          <w:noProof/>
        </w:rPr>
        <w:drawing>
          <wp:inline distT="0" distB="0" distL="0" distR="0">
            <wp:extent cx="5274310" cy="2950317"/>
            <wp:effectExtent l="19050" t="0" r="2540" b="0"/>
            <wp:docPr id="26" name="אובייקט 19"/>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29684" cy="4714908"/>
                      <a:chOff x="214282" y="1357298"/>
                      <a:chExt cx="8429684" cy="4714908"/>
                    </a:xfrm>
                  </a:grpSpPr>
                  <a:sp>
                    <a:nvSpPr>
                      <a:cNvPr id="42" name="Rectangle 41"/>
                      <a:cNvSpPr/>
                    </a:nvSpPr>
                    <a:spPr>
                      <a:xfrm>
                        <a:off x="357158" y="1357298"/>
                        <a:ext cx="8143932" cy="4714908"/>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tangle 42"/>
                      <a:cNvSpPr/>
                    </a:nvSpPr>
                    <a:spPr>
                      <a:xfrm>
                        <a:off x="357158" y="3214686"/>
                        <a:ext cx="1071570" cy="1000132"/>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SPI</a:t>
                          </a:r>
                        </a:p>
                        <a:p>
                          <a:pPr algn="ctr"/>
                          <a:r>
                            <a:rPr lang="en-US" dirty="0" smtClean="0"/>
                            <a:t>Slave</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44" name="Rounded Rectangle 43"/>
                      <a:cNvSpPr/>
                    </a:nvSpPr>
                    <a:spPr>
                      <a:xfrm rot="16200000">
                        <a:off x="-142908" y="3617597"/>
                        <a:ext cx="928694"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46" name="Shape 18"/>
                      <a:cNvCxnSpPr>
                        <a:endCxn id="37" idx="1"/>
                      </a:cNvCxnSpPr>
                    </a:nvCxnSpPr>
                    <a:spPr>
                      <a:xfrm flipV="1">
                        <a:off x="1428728" y="2786058"/>
                        <a:ext cx="2071702" cy="714380"/>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sp>
                    <a:nvSpPr>
                      <a:cNvPr id="52" name="TextBox 51"/>
                      <a:cNvSpPr txBox="1"/>
                    </a:nvSpPr>
                    <a:spPr>
                      <a:xfrm>
                        <a:off x="7429520" y="3429000"/>
                        <a:ext cx="1022589" cy="584775"/>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600" dirty="0" smtClean="0"/>
                            <a:t>RAM</a:t>
                          </a:r>
                        </a:p>
                        <a:p>
                          <a:pPr algn="ctr" rtl="0"/>
                          <a:r>
                            <a:rPr lang="en-US" sz="1600" dirty="0" smtClean="0"/>
                            <a:t>Controller</a:t>
                          </a:r>
                        </a:p>
                      </a:txBody>
                      <a:useSpRect/>
                    </a:txSp>
                    <a:style>
                      <a:lnRef idx="0">
                        <a:schemeClr val="accent5"/>
                      </a:lnRef>
                      <a:fillRef idx="3">
                        <a:schemeClr val="accent5"/>
                      </a:fillRef>
                      <a:effectRef idx="3">
                        <a:schemeClr val="accent5"/>
                      </a:effectRef>
                      <a:fontRef idx="minor">
                        <a:schemeClr val="lt1"/>
                      </a:fontRef>
                    </a:style>
                  </a:sp>
                  <a:sp>
                    <a:nvSpPr>
                      <a:cNvPr id="59" name="Rounded Rectangle 58"/>
                      <a:cNvSpPr/>
                    </a:nvSpPr>
                    <a:spPr>
                      <a:xfrm rot="16200000">
                        <a:off x="8001024" y="364331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RAM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TextBox 59"/>
                      <a:cNvSpPr txBox="1"/>
                    </a:nvSpPr>
                    <a:spPr>
                      <a:xfrm>
                        <a:off x="357158" y="1357298"/>
                        <a:ext cx="1143008"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l" rtl="0"/>
                          <a:r>
                            <a:rPr lang="en-US" dirty="0" smtClean="0"/>
                            <a:t>Slave Host</a:t>
                          </a:r>
                          <a:endParaRPr lang="he-IL" dirty="0"/>
                        </a:p>
                      </a:txBody>
                      <a:useSpRect/>
                    </a:txSp>
                    <a:style>
                      <a:lnRef idx="2">
                        <a:schemeClr val="dk1"/>
                      </a:lnRef>
                      <a:fillRef idx="1">
                        <a:schemeClr val="lt1"/>
                      </a:fillRef>
                      <a:effectRef idx="0">
                        <a:schemeClr val="dk1"/>
                      </a:effectRef>
                      <a:fontRef idx="minor">
                        <a:schemeClr val="dk1"/>
                      </a:fontRef>
                    </a:style>
                  </a:sp>
                  <a:sp>
                    <a:nvSpPr>
                      <a:cNvPr id="38" name="Snip Same Side Corner Rectangle 37"/>
                      <a:cNvSpPr/>
                    </a:nvSpPr>
                    <a:spPr>
                      <a:xfrm rot="5400000" flipV="1">
                        <a:off x="6357950" y="2571744"/>
                        <a:ext cx="857256" cy="428628"/>
                      </a:xfrm>
                      <a:prstGeom prst="snip2SameRect">
                        <a:avLst>
                          <a:gd name="adj1" fmla="val 46000"/>
                          <a:gd name="adj2" fmla="val 0"/>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200" dirty="0" smtClean="0"/>
                            <a:t>Read MUX</a:t>
                          </a:r>
                          <a:endParaRPr lang="he-IL" sz="1200" dirty="0"/>
                        </a:p>
                      </a:txBody>
                      <a:useSpRect/>
                    </a:txSp>
                    <a:style>
                      <a:lnRef idx="0">
                        <a:schemeClr val="accent3"/>
                      </a:lnRef>
                      <a:fillRef idx="3">
                        <a:schemeClr val="accent3"/>
                      </a:fillRef>
                      <a:effectRef idx="3">
                        <a:schemeClr val="accent3"/>
                      </a:effectRef>
                      <a:fontRef idx="minor">
                        <a:schemeClr val="lt1"/>
                      </a:fontRef>
                    </a:style>
                  </a:sp>
                  <a:cxnSp>
                    <a:nvCxnSpPr>
                      <a:cNvPr id="70" name="Elbow Connector 33"/>
                      <a:cNvCxnSpPr>
                        <a:endCxn id="52" idx="0"/>
                      </a:cNvCxnSpPr>
                    </a:nvCxnSpPr>
                    <a:spPr>
                      <a:xfrm>
                        <a:off x="7000892" y="2571744"/>
                        <a:ext cx="939923" cy="857256"/>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98" name="Rectangle 97"/>
                      <a:cNvSpPr/>
                    </a:nvSpPr>
                    <a:spPr>
                      <a:xfrm>
                        <a:off x="2428860" y="4643446"/>
                        <a:ext cx="642942" cy="571504"/>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400" dirty="0" smtClean="0">
                              <a:solidFill>
                                <a:schemeClr val="tx1"/>
                              </a:solidFill>
                            </a:rPr>
                            <a:t>FIFO</a:t>
                          </a:r>
                          <a:endParaRPr lang="he-IL" sz="1400"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5" name="Rectangle 23"/>
                      <a:cNvSpPr/>
                    </a:nvSpPr>
                    <a:spPr>
                      <a:xfrm>
                        <a:off x="5429256" y="235743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solidFill>
                                <a:schemeClr val="tx1"/>
                              </a:solidFill>
                            </a:rPr>
                            <a:t>Dec.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sp>
                    <a:nvSpPr>
                      <a:cNvPr id="37" name="Rectangle 29"/>
                      <a:cNvSpPr/>
                    </a:nvSpPr>
                    <a:spPr>
                      <a:xfrm>
                        <a:off x="3500430" y="235743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Decoder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39" name="TextBox 38"/>
                      <a:cNvSpPr txBox="1"/>
                    </a:nvSpPr>
                    <a:spPr>
                      <a:xfrm>
                        <a:off x="3643306" y="2143116"/>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40" name="Elbow Connector 49"/>
                      <a:cNvCxnSpPr>
                        <a:endCxn id="35" idx="1"/>
                      </a:cNvCxnSpPr>
                    </a:nvCxnSpPr>
                    <a:spPr>
                      <a:xfrm>
                        <a:off x="4500562" y="278605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53" name="Rectangle 26"/>
                      <a:cNvSpPr/>
                    </a:nvSpPr>
                    <a:spPr>
                      <a:xfrm>
                        <a:off x="3500430" y="4500570"/>
                        <a:ext cx="1000132" cy="857256"/>
                      </a:xfrm>
                      <a:prstGeom prst="rect">
                        <a:avLst/>
                      </a:prstGeom>
                    </a:spPr>
                    <a:txSp>
                      <a:txBody>
                        <a:bodyPr rtlCol="1" anchor="ct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pPr algn="ctr" rtl="0"/>
                          <a:r>
                            <a:rPr lang="en-US" dirty="0" smtClean="0">
                              <a:solidFill>
                                <a:schemeClr val="tx1"/>
                              </a:solidFill>
                            </a:rPr>
                            <a:t>M.P. Encoder</a:t>
                          </a:r>
                          <a:endParaRPr lang="he-IL" dirty="0">
                            <a:solidFill>
                              <a:schemeClr val="tx1"/>
                            </a:solidFill>
                          </a:endParaRPr>
                        </a:p>
                      </a:txBody>
                      <a:useSpRect/>
                    </a:txSp>
                    <a:style>
                      <a:lnRef idx="1">
                        <a:schemeClr val="accent2"/>
                      </a:lnRef>
                      <a:fillRef idx="2">
                        <a:schemeClr val="accent2"/>
                      </a:fillRef>
                      <a:effectRef idx="1">
                        <a:schemeClr val="accent2"/>
                      </a:effectRef>
                      <a:fontRef idx="minor">
                        <a:schemeClr val="dk1"/>
                      </a:fontRef>
                    </a:style>
                  </a:sp>
                  <a:sp>
                    <a:nvSpPr>
                      <a:cNvPr id="63" name="TextBox 62"/>
                      <a:cNvSpPr txBox="1"/>
                    </a:nvSpPr>
                    <a:spPr>
                      <a:xfrm>
                        <a:off x="3643306" y="4357694"/>
                        <a:ext cx="768159" cy="261610"/>
                      </a:xfrm>
                      <a:prstGeom prst="rect">
                        <a:avLst/>
                      </a:prstGeom>
                    </a:spPr>
                    <a:txSp>
                      <a:txBody>
                        <a:bodyPr wrap="none" rtlCol="1">
                          <a:spAutoFit/>
                        </a:bodyPr>
                        <a:lstStyle>
                          <a:defPPr>
                            <a:defRPr lang="he-IL"/>
                          </a:defPPr>
                          <a:lvl1pPr marL="0" algn="r" defTabSz="914400" rtl="1" eaLnBrk="1" latinLnBrk="0" hangingPunct="1">
                            <a:defRPr sz="1800" kern="1200">
                              <a:solidFill>
                                <a:schemeClr val="dk1"/>
                              </a:solidFill>
                              <a:latin typeface="+mn-lt"/>
                              <a:ea typeface="+mn-ea"/>
                              <a:cs typeface="+mn-cs"/>
                            </a:defRPr>
                          </a:lvl1pPr>
                          <a:lvl2pPr marL="457200" algn="r" defTabSz="914400" rtl="1" eaLnBrk="1" latinLnBrk="0" hangingPunct="1">
                            <a:defRPr sz="1800" kern="1200">
                              <a:solidFill>
                                <a:schemeClr val="dk1"/>
                              </a:solidFill>
                              <a:latin typeface="+mn-lt"/>
                              <a:ea typeface="+mn-ea"/>
                              <a:cs typeface="+mn-cs"/>
                            </a:defRPr>
                          </a:lvl2pPr>
                          <a:lvl3pPr marL="914400" algn="r" defTabSz="914400" rtl="1" eaLnBrk="1" latinLnBrk="0" hangingPunct="1">
                            <a:defRPr sz="1800" kern="1200">
                              <a:solidFill>
                                <a:schemeClr val="dk1"/>
                              </a:solidFill>
                              <a:latin typeface="+mn-lt"/>
                              <a:ea typeface="+mn-ea"/>
                              <a:cs typeface="+mn-cs"/>
                            </a:defRPr>
                          </a:lvl3pPr>
                          <a:lvl4pPr marL="1371600" algn="r" defTabSz="914400" rtl="1" eaLnBrk="1" latinLnBrk="0" hangingPunct="1">
                            <a:defRPr sz="1800" kern="1200">
                              <a:solidFill>
                                <a:schemeClr val="dk1"/>
                              </a:solidFill>
                              <a:latin typeface="+mn-lt"/>
                              <a:ea typeface="+mn-ea"/>
                              <a:cs typeface="+mn-cs"/>
                            </a:defRPr>
                          </a:lvl4pPr>
                          <a:lvl5pPr marL="1828800" algn="r" defTabSz="914400" rtl="1" eaLnBrk="1" latinLnBrk="0" hangingPunct="1">
                            <a:defRPr sz="1800" kern="1200">
                              <a:solidFill>
                                <a:schemeClr val="dk1"/>
                              </a:solidFill>
                              <a:latin typeface="+mn-lt"/>
                              <a:ea typeface="+mn-ea"/>
                              <a:cs typeface="+mn-cs"/>
                            </a:defRPr>
                          </a:lvl5pPr>
                          <a:lvl6pPr marL="2286000" algn="r" defTabSz="914400" rtl="1" eaLnBrk="1" latinLnBrk="0" hangingPunct="1">
                            <a:defRPr sz="1800" kern="1200">
                              <a:solidFill>
                                <a:schemeClr val="dk1"/>
                              </a:solidFill>
                              <a:latin typeface="+mn-lt"/>
                              <a:ea typeface="+mn-ea"/>
                              <a:cs typeface="+mn-cs"/>
                            </a:defRPr>
                          </a:lvl6pPr>
                          <a:lvl7pPr marL="2743200" algn="r" defTabSz="914400" rtl="1" eaLnBrk="1" latinLnBrk="0" hangingPunct="1">
                            <a:defRPr sz="1800" kern="1200">
                              <a:solidFill>
                                <a:schemeClr val="dk1"/>
                              </a:solidFill>
                              <a:latin typeface="+mn-lt"/>
                              <a:ea typeface="+mn-ea"/>
                              <a:cs typeface="+mn-cs"/>
                            </a:defRPr>
                          </a:lvl7pPr>
                          <a:lvl8pPr marL="3200400" algn="r" defTabSz="914400" rtl="1" eaLnBrk="1" latinLnBrk="0" hangingPunct="1">
                            <a:defRPr sz="1800" kern="1200">
                              <a:solidFill>
                                <a:schemeClr val="dk1"/>
                              </a:solidFill>
                              <a:latin typeface="+mn-lt"/>
                              <a:ea typeface="+mn-ea"/>
                              <a:cs typeface="+mn-cs"/>
                            </a:defRPr>
                          </a:lvl8pPr>
                          <a:lvl9pPr marL="3657600" algn="r" defTabSz="914400" rtl="1" eaLnBrk="1" latinLnBrk="0" hangingPunct="1">
                            <a:defRPr sz="1800" kern="1200">
                              <a:solidFill>
                                <a:schemeClr val="dk1"/>
                              </a:solidFill>
                              <a:latin typeface="+mn-lt"/>
                              <a:ea typeface="+mn-ea"/>
                              <a:cs typeface="+mn-cs"/>
                            </a:defRPr>
                          </a:lvl9pPr>
                        </a:lstStyle>
                        <a:p>
                          <a:r>
                            <a:rPr lang="en-US" sz="1100" dirty="0" smtClean="0"/>
                            <a:t>Checksum</a:t>
                          </a:r>
                          <a:endParaRPr lang="he-IL" sz="1100" dirty="0"/>
                        </a:p>
                      </a:txBody>
                      <a:useSpRect/>
                    </a:txSp>
                    <a:style>
                      <a:lnRef idx="2">
                        <a:schemeClr val="accent1"/>
                      </a:lnRef>
                      <a:fillRef idx="1">
                        <a:schemeClr val="lt1"/>
                      </a:fillRef>
                      <a:effectRef idx="0">
                        <a:schemeClr val="accent1"/>
                      </a:effectRef>
                      <a:fontRef idx="minor">
                        <a:schemeClr val="dk1"/>
                      </a:fontRef>
                    </a:style>
                  </a:sp>
                  <a:cxnSp>
                    <a:nvCxnSpPr>
                      <a:cNvPr id="64" name="Shape 18"/>
                      <a:cNvCxnSpPr/>
                    </a:nvCxnSpPr>
                    <a:spPr>
                      <a:xfrm rot="10800000">
                        <a:off x="1428728" y="4000504"/>
                        <a:ext cx="1000132" cy="928694"/>
                      </a:xfrm>
                      <a:prstGeom prst="bentConnector3">
                        <a:avLst>
                          <a:gd name="adj1" fmla="val 50000"/>
                        </a:avLst>
                      </a:prstGeom>
                      <a:ln w="25400">
                        <a:tailEnd type="arrow"/>
                      </a:ln>
                    </a:spPr>
                    <a:style>
                      <a:lnRef idx="3">
                        <a:schemeClr val="dk1"/>
                      </a:lnRef>
                      <a:fillRef idx="0">
                        <a:schemeClr val="dk1"/>
                      </a:fillRef>
                      <a:effectRef idx="2">
                        <a:schemeClr val="dk1"/>
                      </a:effectRef>
                      <a:fontRef idx="minor">
                        <a:schemeClr val="tx1"/>
                      </a:fontRef>
                    </a:style>
                  </a:cxnSp>
                  <a:cxnSp>
                    <a:nvCxnSpPr>
                      <a:cNvPr id="67" name="Elbow Connector 49"/>
                      <a:cNvCxnSpPr>
                        <a:stCxn id="53" idx="1"/>
                        <a:endCxn id="98" idx="3"/>
                      </a:cNvCxnSpPr>
                    </a:nvCxnSpPr>
                    <a:spPr>
                      <a:xfrm rot="10800000">
                        <a:off x="3071802" y="4929198"/>
                        <a:ext cx="428628"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sp>
                    <a:nvSpPr>
                      <a:cNvPr id="76" name="Rectangle 24"/>
                      <a:cNvSpPr/>
                    </a:nvSpPr>
                    <a:spPr>
                      <a:xfrm>
                        <a:off x="5429256" y="4500570"/>
                        <a:ext cx="857256" cy="857256"/>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solidFill>
                                <a:schemeClr val="tx1"/>
                              </a:solidFill>
                            </a:rPr>
                            <a:t>Enc. RAM</a:t>
                          </a:r>
                          <a:endParaRPr lang="he-IL" dirty="0">
                            <a:solidFill>
                              <a:schemeClr val="tx1"/>
                            </a:solidFill>
                          </a:endParaRPr>
                        </a:p>
                      </a:txBody>
                      <a:useSpRect/>
                    </a:txSp>
                    <a:style>
                      <a:lnRef idx="0">
                        <a:schemeClr val="accent6"/>
                      </a:lnRef>
                      <a:fillRef idx="3">
                        <a:schemeClr val="accent6"/>
                      </a:fillRef>
                      <a:effectRef idx="3">
                        <a:schemeClr val="accent6"/>
                      </a:effectRef>
                      <a:fontRef idx="minor">
                        <a:schemeClr val="lt1"/>
                      </a:fontRef>
                    </a:style>
                  </a:sp>
                  <a:cxnSp>
                    <a:nvCxnSpPr>
                      <a:cNvPr id="77" name="Elbow Connector 49"/>
                      <a:cNvCxnSpPr>
                        <a:endCxn id="53" idx="3"/>
                      </a:cNvCxnSpPr>
                    </a:nvCxnSpPr>
                    <a:spPr>
                      <a:xfrm rot="10800000">
                        <a:off x="4500562" y="4929198"/>
                        <a:ext cx="928694"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82" name="Elbow Connector 33"/>
                      <a:cNvCxnSpPr>
                        <a:stCxn id="52" idx="2"/>
                        <a:endCxn id="76" idx="3"/>
                      </a:cNvCxnSpPr>
                    </a:nvCxnSpPr>
                    <a:spPr>
                      <a:xfrm rot="5400000">
                        <a:off x="6655953" y="3644335"/>
                        <a:ext cx="915423" cy="1654303"/>
                      </a:xfrm>
                      <a:prstGeom prst="bentConnector2">
                        <a:avLst/>
                      </a:prstGeom>
                      <a:ln>
                        <a:tailEnd type="arrow"/>
                      </a:ln>
                    </a:spPr>
                    <a:style>
                      <a:lnRef idx="2">
                        <a:schemeClr val="dk1"/>
                      </a:lnRef>
                      <a:fillRef idx="0">
                        <a:schemeClr val="dk1"/>
                      </a:fillRef>
                      <a:effectRef idx="1">
                        <a:schemeClr val="dk1"/>
                      </a:effectRef>
                      <a:fontRef idx="minor">
                        <a:schemeClr val="tx1"/>
                      </a:fontRef>
                    </a:style>
                  </a:cxnSp>
                  <a:sp>
                    <a:nvSpPr>
                      <a:cNvPr id="86" name="Rectangle 15"/>
                      <a:cNvSpPr/>
                    </a:nvSpPr>
                    <a:spPr>
                      <a:xfrm>
                        <a:off x="3143240" y="1357298"/>
                        <a:ext cx="2500330" cy="428628"/>
                      </a:xfrm>
                      <a:prstGeom prst="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dirty="0" smtClean="0"/>
                            <a:t>Slave Host Controller</a:t>
                          </a:r>
                          <a:endParaRPr lang="he-IL" dirty="0"/>
                        </a:p>
                      </a:txBody>
                      <a:useSpRect/>
                    </a:txSp>
                    <a:style>
                      <a:lnRef idx="0">
                        <a:schemeClr val="accent4"/>
                      </a:lnRef>
                      <a:fillRef idx="3">
                        <a:schemeClr val="accent4"/>
                      </a:fillRef>
                      <a:effectRef idx="3">
                        <a:schemeClr val="accent4"/>
                      </a:effectRef>
                      <a:fontRef idx="minor">
                        <a:schemeClr val="lt1"/>
                      </a:fontRef>
                    </a:style>
                  </a:sp>
                  <a:sp>
                    <a:nvSpPr>
                      <a:cNvPr id="87" name="TextBox 86"/>
                      <a:cNvSpPr txBox="1"/>
                    </a:nvSpPr>
                    <a:spPr>
                      <a:xfrm>
                        <a:off x="4500562" y="3714752"/>
                        <a:ext cx="928694" cy="307777"/>
                      </a:xfrm>
                      <a:prstGeom prst="rect">
                        <a:avLst/>
                      </a:prstGeom>
                      <a:solidFill>
                        <a:schemeClr val="accent6">
                          <a:lumMod val="50000"/>
                        </a:schemeClr>
                      </a:solidFill>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400" dirty="0" smtClean="0"/>
                            <a:t>Registers</a:t>
                          </a:r>
                          <a:endParaRPr lang="en-US" sz="1400" dirty="0" smtClean="0"/>
                        </a:p>
                      </a:txBody>
                      <a:useSpRect/>
                    </a:txSp>
                    <a:style>
                      <a:lnRef idx="0">
                        <a:schemeClr val="accent6"/>
                      </a:lnRef>
                      <a:fillRef idx="3">
                        <a:schemeClr val="accent6"/>
                      </a:fillRef>
                      <a:effectRef idx="3">
                        <a:schemeClr val="accent6"/>
                      </a:effectRef>
                      <a:fontRef idx="minor">
                        <a:schemeClr val="lt1"/>
                      </a:fontRef>
                    </a:style>
                  </a:sp>
                  <a:cxnSp>
                    <a:nvCxnSpPr>
                      <a:cNvPr id="153" name="מחבר מרפקי 152"/>
                      <a:cNvCxnSpPr/>
                    </a:nvCxnSpPr>
                    <a:spPr>
                      <a:xfrm rot="16200000" flipH="1">
                        <a:off x="5143505" y="1928802"/>
                        <a:ext cx="571505" cy="285754"/>
                      </a:xfrm>
                      <a:prstGeom prst="bentConnector3">
                        <a:avLst>
                          <a:gd name="adj1" fmla="val 50000"/>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167" name="Elbow Connector 49"/>
                      <a:cNvCxnSpPr>
                        <a:endCxn id="38" idx="3"/>
                      </a:cNvCxnSpPr>
                    </a:nvCxnSpPr>
                    <a:spPr>
                      <a:xfrm>
                        <a:off x="6286512" y="2786058"/>
                        <a:ext cx="285752" cy="1588"/>
                      </a:xfrm>
                      <a:prstGeom prst="bentConnector3">
                        <a:avLst>
                          <a:gd name="adj1" fmla="val 50000"/>
                        </a:avLst>
                      </a:prstGeom>
                      <a:ln>
                        <a:tailEnd type="arrow"/>
                      </a:ln>
                    </a:spPr>
                    <a:style>
                      <a:lnRef idx="2">
                        <a:schemeClr val="dk1"/>
                      </a:lnRef>
                      <a:fillRef idx="0">
                        <a:schemeClr val="dk1"/>
                      </a:fillRef>
                      <a:effectRef idx="1">
                        <a:schemeClr val="dk1"/>
                      </a:effectRef>
                      <a:fontRef idx="minor">
                        <a:schemeClr val="tx1"/>
                      </a:fontRef>
                    </a:style>
                  </a:cxnSp>
                  <a:cxnSp>
                    <a:nvCxnSpPr>
                      <a:cNvPr id="189" name="מחבר ישר 188"/>
                      <a:cNvCxnSpPr/>
                    </a:nvCxnSpPr>
                    <a:spPr>
                      <a:xfrm>
                        <a:off x="4000496" y="3500438"/>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193" name="מחבר ישר 192"/>
                      <a:cNvCxnSpPr/>
                    </a:nvCxnSpPr>
                    <a:spPr>
                      <a:xfrm rot="5400000" flipH="1" flipV="1">
                        <a:off x="3858414" y="3356768"/>
                        <a:ext cx="28575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04" name="Elbow Connector 55"/>
                      <a:cNvCxnSpPr/>
                    </a:nvCxnSpPr>
                    <a:spPr>
                      <a:xfrm rot="5400000">
                        <a:off x="4546598" y="3597278"/>
                        <a:ext cx="204792" cy="11112"/>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28" name="מחבר מרפקי 227"/>
                      <a:cNvCxnSpPr>
                        <a:endCxn id="38" idx="2"/>
                      </a:cNvCxnSpPr>
                    </a:nvCxnSpPr>
                    <a:spPr>
                      <a:xfrm>
                        <a:off x="5643570" y="1571612"/>
                        <a:ext cx="1143008" cy="785818"/>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41" name="מחבר ישר 240"/>
                      <a:cNvCxnSpPr/>
                    </a:nvCxnSpPr>
                    <a:spPr>
                      <a:xfrm rot="5400000" flipH="1" flipV="1">
                        <a:off x="6964379" y="3250405"/>
                        <a:ext cx="500860" cy="79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2" name="מחבר ישר 241"/>
                      <a:cNvCxnSpPr/>
                    </a:nvCxnSpPr>
                    <a:spPr>
                      <a:xfrm>
                        <a:off x="5214942" y="3500438"/>
                        <a:ext cx="2000264"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43" name="Elbow Connector 55"/>
                      <a:cNvCxnSpPr/>
                    </a:nvCxnSpPr>
                    <a:spPr>
                      <a:xfrm rot="5400000">
                        <a:off x="5107785" y="3607595"/>
                        <a:ext cx="215108" cy="794"/>
                      </a:xfrm>
                      <a:prstGeom prst="bentConnector3">
                        <a:avLst>
                          <a:gd name="adj1" fmla="val 50000"/>
                        </a:avLst>
                      </a:prstGeom>
                      <a:ln>
                        <a:tailEnd type="arrow"/>
                      </a:ln>
                    </a:spPr>
                    <a:style>
                      <a:lnRef idx="2">
                        <a:schemeClr val="accent2"/>
                      </a:lnRef>
                      <a:fillRef idx="0">
                        <a:schemeClr val="accent2"/>
                      </a:fillRef>
                      <a:effectRef idx="1">
                        <a:schemeClr val="accent2"/>
                      </a:effectRef>
                      <a:fontRef idx="minor">
                        <a:schemeClr val="tx1"/>
                      </a:fontRef>
                    </a:style>
                  </a:cxnSp>
                  <a:cxnSp>
                    <a:nvCxnSpPr>
                      <a:cNvPr id="256" name="מחבר חץ ישר 255"/>
                      <a:cNvCxnSpPr/>
                    </a:nvCxnSpPr>
                    <a:spPr>
                      <a:xfrm rot="5400000" flipH="1" flipV="1">
                        <a:off x="3965571" y="2749545"/>
                        <a:ext cx="1928826"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1" name="מחבר ישר 260"/>
                      <a:cNvCxnSpPr/>
                    </a:nvCxnSpPr>
                    <a:spPr>
                      <a:xfrm flipV="1">
                        <a:off x="7000892" y="3000372"/>
                        <a:ext cx="214314" cy="9524"/>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4" name="מחבר ישר 263"/>
                      <a:cNvCxnSpPr/>
                    </a:nvCxnSpPr>
                    <a:spPr>
                      <a:xfrm rot="5400000" flipH="1" flipV="1">
                        <a:off x="4607719" y="4321975"/>
                        <a:ext cx="642942" cy="1588"/>
                      </a:xfrm>
                      <a:prstGeom prst="line">
                        <a:avLst/>
                      </a:prstGeom>
                      <a:ln w="25400">
                        <a:solidFill>
                          <a:schemeClr val="accent2"/>
                        </a:solidFill>
                      </a:ln>
                    </a:spPr>
                    <a:style>
                      <a:lnRef idx="1">
                        <a:schemeClr val="accent1"/>
                      </a:lnRef>
                      <a:fillRef idx="0">
                        <a:schemeClr val="accent1"/>
                      </a:fillRef>
                      <a:effectRef idx="0">
                        <a:schemeClr val="accent1"/>
                      </a:effectRef>
                      <a:fontRef idx="minor">
                        <a:schemeClr val="tx1"/>
                      </a:fontRef>
                    </a:style>
                  </a:cxnSp>
                  <a:cxnSp>
                    <a:nvCxnSpPr>
                      <a:cNvPr id="267" name="מחבר חץ ישר 266"/>
                      <a:cNvCxnSpPr/>
                    </a:nvCxnSpPr>
                    <a:spPr>
                      <a:xfrm rot="10800000">
                        <a:off x="4500562" y="4643446"/>
                        <a:ext cx="428628" cy="1588"/>
                      </a:xfrm>
                      <a:prstGeom prst="straightConnector1">
                        <a:avLst/>
                      </a:prstGeom>
                      <a:ln w="254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269" name="מחבר מרפקי 227"/>
                      <a:cNvCxnSpPr>
                        <a:endCxn id="43" idx="0"/>
                      </a:cNvCxnSpPr>
                    </a:nvCxnSpPr>
                    <a:spPr>
                      <a:xfrm rot="10800000" flipV="1">
                        <a:off x="892944" y="2143116"/>
                        <a:ext cx="1964545" cy="1071570"/>
                      </a:xfrm>
                      <a:prstGeom prst="bentConnector2">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78" name="מחבר ישר 277"/>
                      <a:cNvCxnSpPr/>
                    </a:nvCxnSpPr>
                    <a:spPr>
                      <a:xfrm rot="5400000" flipH="1" flipV="1">
                        <a:off x="2607455" y="1893083"/>
                        <a:ext cx="500066"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2" name="מחבר ישר 281"/>
                      <a:cNvCxnSpPr/>
                    </a:nvCxnSpPr>
                    <a:spPr>
                      <a:xfrm>
                        <a:off x="2857488" y="1643050"/>
                        <a:ext cx="285752"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3" name="מחבר ישר 282"/>
                      <a:cNvCxnSpPr/>
                    </a:nvCxnSpPr>
                    <a:spPr>
                      <a:xfrm rot="5400000" flipH="1" flipV="1">
                        <a:off x="1822431" y="3249611"/>
                        <a:ext cx="2928958" cy="1588"/>
                      </a:xfrm>
                      <a:prstGeom prst="line">
                        <a:avLst/>
                      </a:prstGeom>
                      <a:ln w="25400">
                        <a:solidFill>
                          <a:schemeClr val="accent4"/>
                        </a:solidFill>
                      </a:ln>
                    </a:spPr>
                    <a:style>
                      <a:lnRef idx="1">
                        <a:schemeClr val="accent1"/>
                      </a:lnRef>
                      <a:fillRef idx="0">
                        <a:schemeClr val="accent1"/>
                      </a:fillRef>
                      <a:effectRef idx="0">
                        <a:schemeClr val="accent1"/>
                      </a:effectRef>
                      <a:fontRef idx="minor">
                        <a:schemeClr val="tx1"/>
                      </a:fontRef>
                    </a:style>
                  </a:cxnSp>
                  <a:cxnSp>
                    <a:nvCxnSpPr>
                      <a:cNvPr id="286" name="מחבר חץ ישר 285"/>
                      <a:cNvCxnSpPr/>
                    </a:nvCxnSpPr>
                    <a:spPr>
                      <a:xfrm>
                        <a:off x="3286116" y="2500306"/>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287" name="מחבר חץ ישר 286"/>
                      <a:cNvCxnSpPr/>
                    </a:nvCxnSpPr>
                    <a:spPr>
                      <a:xfrm>
                        <a:off x="3286116" y="4714884"/>
                        <a:ext cx="214314" cy="1588"/>
                      </a:xfrm>
                      <a:prstGeom prst="straightConnector1">
                        <a:avLst/>
                      </a:prstGeom>
                      <a:ln w="25400">
                        <a:solidFill>
                          <a:schemeClr val="accent4"/>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123007" w:rsidRPr="009852F5" w:rsidRDefault="00123007" w:rsidP="00123007">
      <w:pPr>
        <w:pStyle w:val="Caption"/>
        <w:bidi w:val="0"/>
        <w:jc w:val="center"/>
      </w:pPr>
      <w:r>
        <w:t xml:space="preserve">Figure </w:t>
      </w:r>
      <w:fldSimple w:instr=" SEQ Figure \* ARABIC ">
        <w:r w:rsidR="00DA43C2">
          <w:rPr>
            <w:noProof/>
          </w:rPr>
          <w:t>12</w:t>
        </w:r>
      </w:fldSimple>
      <w:r>
        <w:rPr>
          <w:noProof/>
        </w:rPr>
        <w:t xml:space="preserve"> - Slave Host Design Blocks</w:t>
      </w:r>
    </w:p>
    <w:p w:rsidR="00240965" w:rsidRDefault="00240965" w:rsidP="00167CAB">
      <w:r>
        <w:t xml:space="preserve">The Slave Host </w:t>
      </w:r>
      <w:del w:id="92" w:author="Beeri" w:date="2011-12-08T08:51:00Z">
        <w:r w:rsidDel="00167CAB">
          <w:delText xml:space="preserve">consists </w:delText>
        </w:r>
      </w:del>
      <w:ins w:id="93" w:author="Beeri" w:date="2011-12-08T08:51:00Z">
        <w:r w:rsidR="00167CAB">
          <w:t>is consumed</w:t>
        </w:r>
        <w:r w:rsidR="00167CAB">
          <w:t xml:space="preserve"> </w:t>
        </w:r>
      </w:ins>
      <w:r>
        <w:t>of the following blocks:</w:t>
      </w:r>
    </w:p>
    <w:p w:rsidR="00240965" w:rsidRDefault="00240965" w:rsidP="00240965">
      <w:pPr>
        <w:pStyle w:val="ListParagraph"/>
        <w:numPr>
          <w:ilvl w:val="0"/>
          <w:numId w:val="9"/>
        </w:numPr>
        <w:spacing w:after="200" w:line="276" w:lineRule="auto"/>
        <w:ind w:left="284" w:hanging="284"/>
      </w:pPr>
      <w:r>
        <w:t>Slave Host Controller.</w:t>
      </w:r>
    </w:p>
    <w:p w:rsidR="00240965" w:rsidRDefault="00240965" w:rsidP="00240965">
      <w:pPr>
        <w:pStyle w:val="ListParagraph"/>
        <w:numPr>
          <w:ilvl w:val="0"/>
          <w:numId w:val="9"/>
        </w:numPr>
        <w:spacing w:after="200" w:line="276" w:lineRule="auto"/>
        <w:ind w:left="284" w:hanging="284"/>
      </w:pPr>
      <w:r>
        <w:t>RAM Controller.</w:t>
      </w:r>
    </w:p>
    <w:p w:rsidR="00240965" w:rsidRDefault="00240965" w:rsidP="00240965">
      <w:pPr>
        <w:pStyle w:val="ListParagraph"/>
        <w:numPr>
          <w:ilvl w:val="0"/>
          <w:numId w:val="9"/>
        </w:numPr>
        <w:spacing w:after="200" w:line="276" w:lineRule="auto"/>
        <w:ind w:left="284" w:hanging="284"/>
      </w:pPr>
      <w:r>
        <w:t>Encoder and Decoder RAM's.</w:t>
      </w:r>
    </w:p>
    <w:p w:rsidR="00240965" w:rsidRDefault="00240965" w:rsidP="00240965">
      <w:pPr>
        <w:pStyle w:val="ListParagraph"/>
        <w:numPr>
          <w:ilvl w:val="0"/>
          <w:numId w:val="9"/>
        </w:numPr>
        <w:spacing w:after="200" w:line="276" w:lineRule="auto"/>
        <w:ind w:left="284" w:hanging="284"/>
      </w:pPr>
      <w:r>
        <w:t>Message Pack Encoder and Decoder.</w:t>
      </w:r>
    </w:p>
    <w:p w:rsidR="00240965" w:rsidRDefault="00240965" w:rsidP="00240965">
      <w:pPr>
        <w:pStyle w:val="ListParagraph"/>
        <w:numPr>
          <w:ilvl w:val="0"/>
          <w:numId w:val="9"/>
        </w:numPr>
        <w:spacing w:after="200" w:line="276" w:lineRule="auto"/>
        <w:ind w:left="284" w:hanging="284"/>
      </w:pPr>
      <w:r>
        <w:t>Checksum Computation Unit.</w:t>
      </w:r>
    </w:p>
    <w:p w:rsidR="00240965" w:rsidRDefault="00240965" w:rsidP="00240965">
      <w:pPr>
        <w:pStyle w:val="ListParagraph"/>
        <w:numPr>
          <w:ilvl w:val="0"/>
          <w:numId w:val="9"/>
        </w:numPr>
        <w:spacing w:after="200" w:line="276" w:lineRule="auto"/>
        <w:ind w:left="284" w:hanging="284"/>
      </w:pPr>
      <w:r>
        <w:t>FIFO.</w:t>
      </w:r>
    </w:p>
    <w:p w:rsidR="00240965" w:rsidRDefault="00240965" w:rsidP="00240965">
      <w:pPr>
        <w:pStyle w:val="ListParagraph"/>
        <w:numPr>
          <w:ilvl w:val="0"/>
          <w:numId w:val="9"/>
        </w:numPr>
        <w:spacing w:line="276" w:lineRule="auto"/>
        <w:ind w:left="284" w:hanging="284"/>
      </w:pPr>
      <w:r>
        <w:t>SPI Slave.</w:t>
      </w:r>
    </w:p>
    <w:p w:rsidR="00240965" w:rsidRDefault="00240965" w:rsidP="00240965">
      <w:pPr>
        <w:spacing w:after="200" w:line="276" w:lineRule="auto"/>
      </w:pPr>
      <w:r>
        <w:t>Detailed block description can be found at Appendix A.</w:t>
      </w:r>
    </w:p>
    <w:p w:rsidR="00082BBD" w:rsidRDefault="00082BBD" w:rsidP="00240965">
      <w:pPr>
        <w:spacing w:after="200" w:line="276" w:lineRule="auto"/>
      </w:pPr>
    </w:p>
    <w:p w:rsidR="00082BBD" w:rsidRDefault="00082BBD" w:rsidP="00240965">
      <w:pPr>
        <w:spacing w:after="200" w:line="276" w:lineRule="auto"/>
      </w:pPr>
    </w:p>
    <w:p w:rsidR="00240965" w:rsidRDefault="00240965" w:rsidP="00240965">
      <w:pPr>
        <w:pStyle w:val="Heading3"/>
      </w:pPr>
      <w:r>
        <w:lastRenderedPageBreak/>
        <w:t>3.4.1 Slave Host Packet Walkthrough</w:t>
      </w:r>
    </w:p>
    <w:p w:rsidR="00240965" w:rsidRDefault="00240965" w:rsidP="00082BBD">
      <w:pPr>
        <w:pStyle w:val="ListParagraph"/>
        <w:numPr>
          <w:ilvl w:val="0"/>
          <w:numId w:val="17"/>
        </w:numPr>
        <w:ind w:left="284" w:hanging="284"/>
      </w:pPr>
      <w:r>
        <w:t xml:space="preserve">The </w:t>
      </w:r>
      <w:r w:rsidR="00082BBD">
        <w:t>SPI Slave wakes up when the SPI Master starts a transaction.</w:t>
      </w:r>
    </w:p>
    <w:p w:rsidR="00082BBD" w:rsidRDefault="00082BBD" w:rsidP="00082BBD">
      <w:pPr>
        <w:pStyle w:val="ListParagraph"/>
        <w:numPr>
          <w:ilvl w:val="0"/>
          <w:numId w:val="17"/>
        </w:numPr>
        <w:ind w:left="284" w:hanging="284"/>
      </w:pPr>
      <w:r>
        <w:t>The SPI Slave starts receiving the SPI Message sent from the SPI Master. Meanwhile, the FIFO is empty, therefore default data is sent back to the SPI Master.</w:t>
      </w:r>
    </w:p>
    <w:p w:rsidR="00082BBD" w:rsidRDefault="00082BBD" w:rsidP="00082BBD">
      <w:pPr>
        <w:pStyle w:val="ListParagraph"/>
        <w:numPr>
          <w:ilvl w:val="0"/>
          <w:numId w:val="17"/>
        </w:numPr>
        <w:ind w:left="284" w:hanging="284"/>
      </w:pPr>
      <w:r>
        <w:t>The Message Pack Decoder receives the SPI Message and writes the data into the Decoder RAM.</w:t>
      </w:r>
    </w:p>
    <w:p w:rsidR="00546F3B" w:rsidRDefault="00546F3B" w:rsidP="00082BBD">
      <w:pPr>
        <w:pStyle w:val="ListParagraph"/>
        <w:numPr>
          <w:ilvl w:val="0"/>
          <w:numId w:val="17"/>
        </w:numPr>
        <w:ind w:left="284" w:hanging="284"/>
      </w:pPr>
      <w:r>
        <w:t>After receiving EOF byte from the SPI Master, if this is a RAM write or Configuration command, the Master will close the transaction. On a RAM read command, Master will keep the transaction active, and start sending default data, which is ignored by the Message Pack Decoder.</w:t>
      </w:r>
    </w:p>
    <w:p w:rsidR="00082BBD" w:rsidRDefault="00082BBD" w:rsidP="00082BBD">
      <w:pPr>
        <w:pStyle w:val="ListParagraph"/>
        <w:numPr>
          <w:ilvl w:val="0"/>
          <w:numId w:val="17"/>
        </w:numPr>
        <w:ind w:left="284" w:hanging="284"/>
      </w:pPr>
      <w:r>
        <w:t>When the Message Pack Decoder recognizes EOF</w:t>
      </w:r>
      <w:r w:rsidR="00546F3B">
        <w:t>, it performs Checksum calculation to validate that the message is valid, and if so it sends an indication that a valid SPI Message has been received.</w:t>
      </w:r>
    </w:p>
    <w:p w:rsidR="00546F3B" w:rsidRDefault="00546F3B" w:rsidP="00082BBD">
      <w:pPr>
        <w:pStyle w:val="ListParagraph"/>
        <w:numPr>
          <w:ilvl w:val="0"/>
          <w:numId w:val="17"/>
        </w:numPr>
        <w:ind w:left="284" w:hanging="284"/>
      </w:pPr>
      <w:r>
        <w:t>The Slave Host Controller checks the command type register:</w:t>
      </w:r>
    </w:p>
    <w:p w:rsidR="00546F3B" w:rsidRDefault="00C171E3" w:rsidP="00C171E3">
      <w:pPr>
        <w:pStyle w:val="ListParagraph"/>
        <w:numPr>
          <w:ilvl w:val="1"/>
          <w:numId w:val="17"/>
        </w:numPr>
        <w:ind w:left="567" w:hanging="283"/>
      </w:pPr>
      <w:r>
        <w:t>RAM W</w:t>
      </w:r>
      <w:r w:rsidR="00546F3B">
        <w:t xml:space="preserve">rite – the RAM controller will perform the entire action by itself. It will read the address and burst length registers, and then read the data from the Decoder RAM, and write it to the </w:t>
      </w:r>
      <w:r>
        <w:t>E</w:t>
      </w:r>
      <w:r w:rsidR="00546F3B">
        <w:t>xternal RAM.</w:t>
      </w:r>
      <w:r>
        <w:t xml:space="preserve"> The RAM Controller will notify the Slave Host Controller when the action has been completed.</w:t>
      </w:r>
    </w:p>
    <w:p w:rsidR="00C171E3" w:rsidRDefault="00C171E3" w:rsidP="00C171E3">
      <w:pPr>
        <w:pStyle w:val="ListParagraph"/>
        <w:numPr>
          <w:ilvl w:val="1"/>
          <w:numId w:val="17"/>
        </w:numPr>
        <w:ind w:left="567" w:hanging="283"/>
      </w:pPr>
      <w:r>
        <w:t>RAM Read – the RAM Controller will read the address register, and read the burst length from the Decoder RAM. Then, the data will be read from the External RAM, and written into the Encoder RAM. After all the data has been successfully read, the RAM Controller will notify the Slave Host Controller that the action has been completed.</w:t>
      </w:r>
    </w:p>
    <w:p w:rsidR="00C171E3" w:rsidRDefault="00C171E3" w:rsidP="00C171E3">
      <w:pPr>
        <w:pStyle w:val="ListParagraph"/>
        <w:numPr>
          <w:ilvl w:val="1"/>
          <w:numId w:val="17"/>
        </w:numPr>
        <w:ind w:left="567" w:hanging="283"/>
      </w:pPr>
      <w:r>
        <w:t xml:space="preserve">Register Configuration – the Slave Host Controller will perform the action. It will read the new register value from the Decoder RAM, and write it into the SPI Slave Configuration Register. </w:t>
      </w:r>
    </w:p>
    <w:p w:rsidR="006A2551" w:rsidRDefault="00C171E3" w:rsidP="00C171E3">
      <w:pPr>
        <w:pStyle w:val="ListParagraph"/>
        <w:numPr>
          <w:ilvl w:val="0"/>
          <w:numId w:val="17"/>
        </w:numPr>
        <w:spacing w:after="200" w:line="276" w:lineRule="auto"/>
        <w:ind w:left="284" w:hanging="284"/>
      </w:pPr>
      <w:r>
        <w:t xml:space="preserve">In case of RAM Read or Configuration command, the transaction is finished, and the Slave Host is ready to receive a new message. In case of RAM Read, the Slave Host Controller will notify </w:t>
      </w:r>
      <w:r w:rsidR="006A2551">
        <w:t>the Message Pack Encoder that all the data is ready, and will send him the length of the data burst that was read.</w:t>
      </w:r>
    </w:p>
    <w:p w:rsidR="00240965" w:rsidRDefault="006A2551" w:rsidP="00C171E3">
      <w:pPr>
        <w:pStyle w:val="ListParagraph"/>
        <w:numPr>
          <w:ilvl w:val="0"/>
          <w:numId w:val="17"/>
        </w:numPr>
        <w:spacing w:after="200" w:line="276" w:lineRule="auto"/>
        <w:ind w:left="284" w:hanging="284"/>
      </w:pPr>
      <w:r>
        <w:t>The Message Pack Encoder will build a returning RAM Read SPI Message, containing the Data Length value that was received from the Slave Host Controller, and the data that was written into the Encoder RAM.</w:t>
      </w:r>
    </w:p>
    <w:p w:rsidR="00240965" w:rsidRDefault="006A2551" w:rsidP="00240965">
      <w:pPr>
        <w:pStyle w:val="ListParagraph"/>
        <w:numPr>
          <w:ilvl w:val="0"/>
          <w:numId w:val="17"/>
        </w:numPr>
        <w:spacing w:after="200" w:line="276" w:lineRule="auto"/>
        <w:ind w:left="284" w:hanging="284"/>
      </w:pPr>
      <w:r>
        <w:t>The packed SPI Message will be written into the FIFO, and sent by the SPI Slave to the SPI Master.</w:t>
      </w:r>
    </w:p>
    <w:p w:rsidR="006A2551" w:rsidRDefault="006A2551" w:rsidP="006A2551">
      <w:pPr>
        <w:pStyle w:val="ListParagraph"/>
        <w:numPr>
          <w:ilvl w:val="0"/>
          <w:numId w:val="17"/>
        </w:numPr>
        <w:spacing w:after="200" w:line="276" w:lineRule="auto"/>
        <w:ind w:left="426" w:hanging="426"/>
      </w:pPr>
      <w:r>
        <w:t>When the Master Host will recognize that EOF has been received from the Slave Host, the SPI Master will close the transaction with the SPI Slave. Then, the Slave Host will be ready to receive a new message.</w:t>
      </w:r>
    </w:p>
    <w:p w:rsidR="00324627" w:rsidRDefault="00324627" w:rsidP="00240965">
      <w:pPr>
        <w:pStyle w:val="Heading3"/>
        <w:rPr>
          <w:sz w:val="26"/>
          <w:szCs w:val="26"/>
        </w:rPr>
      </w:pPr>
      <w:r>
        <w:br w:type="page"/>
      </w:r>
    </w:p>
    <w:p w:rsidR="00866473" w:rsidRDefault="00324627" w:rsidP="00324627">
      <w:pPr>
        <w:pStyle w:val="Heading1"/>
      </w:pPr>
      <w:bookmarkStart w:id="94" w:name="_Toc310801896"/>
      <w:r>
        <w:lastRenderedPageBreak/>
        <w:t>4. Verification</w:t>
      </w:r>
      <w:bookmarkEnd w:id="94"/>
    </w:p>
    <w:p w:rsidR="00B462AE" w:rsidRDefault="00B462AE" w:rsidP="006F00A3">
      <w:pPr>
        <w:spacing w:after="200"/>
      </w:pPr>
      <w:r>
        <w:t>As a second part of this project, comprehensive verification has been performed on the implemented design. The major effort was put into verifying the SPI Master and Slave cores, since those are the main deliverables from this project. A secondary effort was put on verifying the entire design architecture, including the Master and Slave Hosts.</w:t>
      </w:r>
    </w:p>
    <w:p w:rsidR="00B462AE" w:rsidRDefault="00B462AE" w:rsidP="00324627">
      <w:r>
        <w:t>Three main methods were used in order to perform the verification:</w:t>
      </w:r>
    </w:p>
    <w:p w:rsidR="00B462AE" w:rsidRDefault="00B462AE" w:rsidP="00B462AE">
      <w:pPr>
        <w:pStyle w:val="ListParagraph"/>
        <w:numPr>
          <w:ilvl w:val="0"/>
          <w:numId w:val="18"/>
        </w:numPr>
        <w:ind w:left="284" w:hanging="284"/>
      </w:pPr>
      <w:r>
        <w:t>VHDL Test Benches were used to perform basic operation tests on individual design blocks.</w:t>
      </w:r>
    </w:p>
    <w:p w:rsidR="00E624D2" w:rsidRDefault="00B462AE" w:rsidP="00B462AE">
      <w:pPr>
        <w:pStyle w:val="ListParagraph"/>
        <w:numPr>
          <w:ilvl w:val="0"/>
          <w:numId w:val="18"/>
        </w:numPr>
        <w:ind w:left="284" w:hanging="284"/>
      </w:pPr>
      <w:proofErr w:type="spellStart"/>
      <w:r>
        <w:t>SystemVerilog</w:t>
      </w:r>
      <w:proofErr w:type="spellEnd"/>
      <w:r>
        <w:t xml:space="preserve"> verification environment was built and used to perform e</w:t>
      </w:r>
      <w:r w:rsidR="00E624D2">
        <w:t>xtensive verification of</w:t>
      </w:r>
      <w:r>
        <w:t xml:space="preserve"> the SPI Master and Slave cores</w:t>
      </w:r>
      <w:r w:rsidR="00E624D2">
        <w:t>. The cores were first verified separately, and then verified together at the configuration of one SPI Master that is connected to 4 SPI Slaves.</w:t>
      </w:r>
    </w:p>
    <w:p w:rsidR="00324627" w:rsidRDefault="00E624D2" w:rsidP="006F00A3">
      <w:pPr>
        <w:pStyle w:val="ListParagraph"/>
        <w:numPr>
          <w:ilvl w:val="0"/>
          <w:numId w:val="18"/>
        </w:numPr>
        <w:ind w:left="284" w:hanging="284"/>
      </w:pPr>
      <w:r>
        <w:t xml:space="preserve">UVM 1.1 class libraries were used in order to build a </w:t>
      </w:r>
      <w:proofErr w:type="spellStart"/>
      <w:r>
        <w:t>SystemVerilog</w:t>
      </w:r>
      <w:proofErr w:type="spellEnd"/>
      <w:r>
        <w:t xml:space="preserve"> testing environment and perform v</w:t>
      </w:r>
      <w:r w:rsidR="00F02382">
        <w:t>erification of the Top A</w:t>
      </w:r>
      <w:r>
        <w:t>rchitecture</w:t>
      </w:r>
      <w:r w:rsidR="00DA43C2">
        <w:t>. As described in the previous chapter, the architecture</w:t>
      </w:r>
      <w:r w:rsidR="00F02382">
        <w:t xml:space="preserve"> was designed to support 3 different Wishbone commands</w:t>
      </w:r>
      <w:r w:rsidR="00DA43C2">
        <w:t>: RAM read, RAM write and Register Configuration</w:t>
      </w:r>
      <w:r w:rsidR="00F02382">
        <w:t>.</w:t>
      </w:r>
      <w:r>
        <w:t xml:space="preserve">  </w:t>
      </w:r>
      <w:r w:rsidR="00B462AE">
        <w:t xml:space="preserve">  </w:t>
      </w:r>
    </w:p>
    <w:p w:rsidR="00324627" w:rsidRDefault="00923C0B" w:rsidP="00324627">
      <w:pPr>
        <w:pStyle w:val="Heading2"/>
      </w:pPr>
      <w:bookmarkStart w:id="95" w:name="_Toc310801897"/>
      <w:r>
        <w:t>4.1</w:t>
      </w:r>
      <w:r w:rsidR="00324627">
        <w:t xml:space="preserve"> SPI Master </w:t>
      </w:r>
      <w:bookmarkEnd w:id="95"/>
      <w:r w:rsidR="00DA43C2">
        <w:t>Test Bench</w:t>
      </w:r>
    </w:p>
    <w:p w:rsidR="00DA43C2" w:rsidRDefault="00E162A3" w:rsidP="00E162A3">
      <w:pPr>
        <w:keepNext/>
      </w:pPr>
      <w:r w:rsidRPr="00E162A3">
        <w:rPr>
          <w:noProof/>
        </w:rPr>
        <w:drawing>
          <wp:inline distT="0" distB="0" distL="0" distR="0">
            <wp:extent cx="5274310" cy="2868517"/>
            <wp:effectExtent l="19050" t="0" r="2540" b="0"/>
            <wp:docPr id="28" name="אובייקט 2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143932" cy="4429156"/>
                      <a:chOff x="357158" y="1357298"/>
                      <a:chExt cx="8143932" cy="4429156"/>
                    </a:xfrm>
                  </a:grpSpPr>
                  <a:sp>
                    <a:nvSpPr>
                      <a:cNvPr id="20" name="Rectangle 14"/>
                      <a:cNvSpPr/>
                    </a:nvSpPr>
                    <a:spPr>
                      <a:xfrm>
                        <a:off x="357158" y="1357298"/>
                        <a:ext cx="8143932" cy="4429156"/>
                      </a:xfrm>
                      <a:prstGeom prst="rect">
                        <a:avLst/>
                      </a:prstGeom>
                      <a:solidFill>
                        <a:schemeClr val="accent1">
                          <a:alpha val="41000"/>
                        </a:schemeClr>
                      </a:solidFill>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endParaRPr lang="he-IL"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5" name="TextBox 4"/>
                      <a:cNvSpPr txBox="1"/>
                    </a:nvSpPr>
                    <a:spPr>
                      <a:xfrm>
                        <a:off x="3714744" y="3071810"/>
                        <a:ext cx="1222426" cy="1714512"/>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SPI Master</a:t>
                          </a:r>
                        </a:p>
                        <a:p>
                          <a:pPr algn="ctr" rtl="0"/>
                          <a:r>
                            <a:rPr lang="en-US" dirty="0" smtClean="0"/>
                            <a:t>(DUT)</a:t>
                          </a:r>
                          <a:endParaRPr lang="he-IL" dirty="0"/>
                        </a:p>
                      </a:txBody>
                      <a:useSpRect/>
                    </a:txSp>
                    <a:style>
                      <a:lnRef idx="0">
                        <a:schemeClr val="accent1"/>
                      </a:lnRef>
                      <a:fillRef idx="3">
                        <a:schemeClr val="accent1"/>
                      </a:fillRef>
                      <a:effectRef idx="3">
                        <a:schemeClr val="accent1"/>
                      </a:effectRef>
                      <a:fontRef idx="minor">
                        <a:schemeClr val="lt1"/>
                      </a:fontRef>
                    </a:style>
                  </a:sp>
                  <a:sp>
                    <a:nvSpPr>
                      <a:cNvPr id="6" name="Rounded Rectangle 20"/>
                      <a:cNvSpPr/>
                    </a:nvSpPr>
                    <a:spPr>
                      <a:xfrm rot="16200000">
                        <a:off x="4107653"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SPI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Rounded Rectangle 20"/>
                      <a:cNvSpPr/>
                    </a:nvSpPr>
                    <a:spPr>
                      <a:xfrm rot="16200000">
                        <a:off x="2821769" y="3821909"/>
                        <a:ext cx="1714512"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FIFOI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TextBox 7"/>
                      <a:cNvSpPr txBox="1"/>
                    </a:nvSpPr>
                    <a:spPr>
                      <a:xfrm>
                        <a:off x="1357860" y="307181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9" name="TextBox 8"/>
                      <a:cNvSpPr txBox="1"/>
                    </a:nvSpPr>
                    <a:spPr>
                      <a:xfrm>
                        <a:off x="1357289" y="4417896"/>
                        <a:ext cx="1143009"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10" name="Oval 36"/>
                      <a:cNvSpPr/>
                    </a:nvSpPr>
                    <a:spPr>
                      <a:xfrm>
                        <a:off x="1285852" y="298702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1</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11" name="Oval 37"/>
                      <a:cNvSpPr/>
                    </a:nvSpPr>
                    <a:spPr>
                      <a:xfrm>
                        <a:off x="1285852" y="42831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2</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18" name="מחבר חץ ישר 17"/>
                      <a:cNvCxnSpPr/>
                    </a:nvCxnSpPr>
                    <a:spPr>
                      <a:xfrm>
                        <a:off x="2500298" y="3571876"/>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21" name="מחבר חץ ישר 20"/>
                      <a:cNvCxnSpPr/>
                    </a:nvCxnSpPr>
                    <a:spPr>
                      <a:xfrm rot="10800000">
                        <a:off x="2500298" y="4572008"/>
                        <a:ext cx="1071570"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28" name="TextBox 27"/>
                      <a:cNvSpPr txBox="1"/>
                    </a:nvSpPr>
                    <a:spPr>
                      <a:xfrm>
                        <a:off x="6223997" y="3072950"/>
                        <a:ext cx="1143775" cy="923330"/>
                      </a:xfrm>
                      <a:prstGeom prst="rect">
                        <a:avLst/>
                      </a:prstGeom>
                    </a:spPr>
                    <a:txSp>
                      <a:txBody>
                        <a:bodyPr wrap="non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Generator</a:t>
                          </a:r>
                        </a:p>
                        <a:p>
                          <a:pPr algn="ctr" rtl="0"/>
                          <a:r>
                            <a:rPr lang="en-US" dirty="0" smtClean="0"/>
                            <a:t>and </a:t>
                          </a:r>
                        </a:p>
                        <a:p>
                          <a:pPr algn="ctr" rtl="0"/>
                          <a:r>
                            <a:rPr lang="en-US" dirty="0" smtClean="0"/>
                            <a:t>Driver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29" name="TextBox 28"/>
                      <a:cNvSpPr txBox="1"/>
                    </a:nvSpPr>
                    <a:spPr>
                      <a:xfrm>
                        <a:off x="6215074" y="4419036"/>
                        <a:ext cx="1143007"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Receiver</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0" name="Oval 38"/>
                      <a:cNvSpPr/>
                    </a:nvSpPr>
                    <a:spPr>
                      <a:xfrm>
                        <a:off x="6143636" y="2928934"/>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3</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31" name="Oval 39"/>
                      <a:cNvSpPr/>
                    </a:nvSpPr>
                    <a:spPr>
                      <a:xfrm>
                        <a:off x="6143636" y="4297086"/>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4</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32" name="מחבר חץ ישר 31"/>
                      <a:cNvCxnSpPr/>
                    </a:nvCxnSpPr>
                    <a:spPr>
                      <a:xfrm rot="10800000">
                        <a:off x="5072066" y="3571876"/>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cxnSp>
                    <a:nvCxnSpPr>
                      <a:cNvPr id="33" name="מחבר חץ ישר 32"/>
                      <a:cNvCxnSpPr/>
                    </a:nvCxnSpPr>
                    <a:spPr>
                      <a:xfrm>
                        <a:off x="5072066" y="4572008"/>
                        <a:ext cx="114300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a:sp>
                    <a:nvSpPr>
                      <a:cNvPr id="37" name="TextBox 36"/>
                      <a:cNvSpPr txBox="1"/>
                    </a:nvSpPr>
                    <a:spPr>
                      <a:xfrm>
                        <a:off x="3539546" y="1785926"/>
                        <a:ext cx="1608518" cy="928694"/>
                      </a:xfrm>
                      <a:prstGeom prst="rect">
                        <a:avLst/>
                      </a:prstGeom>
                    </a:spPr>
                    <a:txSp>
                      <a:txBody>
                        <a:bodyPr wrap="square" rtlCol="1" anchor="ctr" anchorCtr="0">
                          <a:no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r>
                            <a:rPr lang="en-US" sz="2400" dirty="0" smtClean="0"/>
                            <a:t>Scoreboard</a:t>
                          </a:r>
                          <a:endParaRPr lang="he-IL" sz="2400" dirty="0"/>
                        </a:p>
                      </a:txBody>
                      <a:useSpRect/>
                    </a:txSp>
                    <a:style>
                      <a:lnRef idx="0">
                        <a:schemeClr val="accent6"/>
                      </a:lnRef>
                      <a:fillRef idx="3">
                        <a:schemeClr val="accent6"/>
                      </a:fillRef>
                      <a:effectRef idx="3">
                        <a:schemeClr val="accent6"/>
                      </a:effectRef>
                      <a:fontRef idx="minor">
                        <a:schemeClr val="lt1"/>
                      </a:fontRef>
                    </a:style>
                  </a:sp>
                  <a:cxnSp>
                    <a:nvCxnSpPr>
                      <a:cNvPr id="40" name="מחבר מעוקל 39"/>
                      <a:cNvCxnSpPr>
                        <a:stCxn id="28" idx="3"/>
                      </a:cNvCxnSpPr>
                    </a:nvCxnSpPr>
                    <a:spPr>
                      <a:xfrm flipH="1" flipV="1">
                        <a:off x="5143504" y="2500306"/>
                        <a:ext cx="2224268" cy="1034309"/>
                      </a:xfrm>
                      <a:prstGeom prst="curvedConnector3">
                        <a:avLst>
                          <a:gd name="adj1" fmla="val -18392"/>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43" name="מחבר מעוקל 42"/>
                      <a:cNvCxnSpPr>
                        <a:stCxn id="9" idx="1"/>
                      </a:cNvCxnSpPr>
                    </a:nvCxnSpPr>
                    <a:spPr>
                      <a:xfrm rot="10800000" flipH="1">
                        <a:off x="1357288" y="2000240"/>
                        <a:ext cx="2143141" cy="2602322"/>
                      </a:xfrm>
                      <a:prstGeom prst="curvedConnector4">
                        <a:avLst>
                          <a:gd name="adj1" fmla="val -40421"/>
                          <a:gd name="adj2" fmla="val 100707"/>
                        </a:avLst>
                      </a:prstGeom>
                      <a:ln w="38100">
                        <a:solidFill>
                          <a:schemeClr val="accent2"/>
                        </a:solidFill>
                        <a:tailEnd type="arrow"/>
                      </a:ln>
                    </a:spPr>
                    <a:style>
                      <a:lnRef idx="1">
                        <a:schemeClr val="accent1"/>
                      </a:lnRef>
                      <a:fillRef idx="0">
                        <a:schemeClr val="accent1"/>
                      </a:fillRef>
                      <a:effectRef idx="0">
                        <a:schemeClr val="accent1"/>
                      </a:effectRef>
                      <a:fontRef idx="minor">
                        <a:schemeClr val="tx1"/>
                      </a:fontRef>
                    </a:style>
                  </a:cxnSp>
                  <a:cxnSp>
                    <a:nvCxnSpPr>
                      <a:cNvPr id="59" name="Shape 58"/>
                      <a:cNvCxnSpPr>
                        <a:stCxn id="29" idx="3"/>
                      </a:cNvCxnSpPr>
                    </a:nvCxnSpPr>
                    <a:spPr>
                      <a:xfrm flipH="1" flipV="1">
                        <a:off x="5143504" y="2000240"/>
                        <a:ext cx="2214577" cy="2603462"/>
                      </a:xfrm>
                      <a:prstGeom prst="curvedConnector4">
                        <a:avLst>
                          <a:gd name="adj1" fmla="val -42920"/>
                          <a:gd name="adj2" fmla="val 9929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cxnSp>
                    <a:nvCxnSpPr>
                      <a:cNvPr id="63" name="מחבר מעוקל 62"/>
                      <a:cNvCxnSpPr>
                        <a:stCxn id="8" idx="1"/>
                      </a:cNvCxnSpPr>
                    </a:nvCxnSpPr>
                    <a:spPr>
                      <a:xfrm rot="10800000" flipH="1">
                        <a:off x="1357860" y="2500307"/>
                        <a:ext cx="2142570" cy="1033169"/>
                      </a:xfrm>
                      <a:prstGeom prst="curvedConnector3">
                        <a:avLst>
                          <a:gd name="adj1" fmla="val -10669"/>
                        </a:avLst>
                      </a:prstGeom>
                      <a:ln w="38100">
                        <a:solidFill>
                          <a:schemeClr val="accent4"/>
                        </a:solidFill>
                        <a:tailEnd type="arrow"/>
                      </a:ln>
                    </a:spPr>
                    <a:style>
                      <a:lnRef idx="1">
                        <a:schemeClr val="accent1"/>
                      </a:lnRef>
                      <a:fillRef idx="0">
                        <a:schemeClr val="accent1"/>
                      </a:fillRef>
                      <a:effectRef idx="0">
                        <a:schemeClr val="accent1"/>
                      </a:effectRef>
                      <a:fontRef idx="minor">
                        <a:schemeClr val="tx1"/>
                      </a:fontRef>
                    </a:style>
                  </a:cxnSp>
                  <a:sp>
                    <a:nvSpPr>
                      <a:cNvPr id="64" name="Oval 40"/>
                      <a:cNvSpPr/>
                    </a:nvSpPr>
                    <a:spPr>
                      <a:xfrm>
                        <a:off x="3419872" y="17144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5</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65" name="Rounded Rectangle 20"/>
                      <a:cNvSpPr/>
                    </a:nvSpPr>
                    <a:spPr>
                      <a:xfrm>
                        <a:off x="3786182" y="4714884"/>
                        <a:ext cx="1071570" cy="214314"/>
                      </a:xfrm>
                      <a:prstGeom prst="roundRect">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a:r>
                            <a:rPr lang="en-US" sz="1100" dirty="0" smtClean="0"/>
                            <a:t>CFG</a:t>
                          </a:r>
                          <a:r>
                            <a:rPr lang="en-US" sz="1100" dirty="0" smtClean="0"/>
                            <a:t> interface</a:t>
                          </a:r>
                          <a:endParaRPr lang="he-IL" sz="1100" dirty="0"/>
                        </a:p>
                      </a:txBody>
                      <a:useSpRect/>
                    </a:txSp>
                    <a:style>
                      <a:lnRef idx="2">
                        <a:schemeClr val="accent1">
                          <a:shade val="50000"/>
                        </a:schemeClr>
                      </a:lnRef>
                      <a:fillRef idx="1">
                        <a:schemeClr val="accent1"/>
                      </a:fillRef>
                      <a:effectRef idx="0">
                        <a:schemeClr val="accent1"/>
                      </a:effectRef>
                      <a:fontRef idx="minor">
                        <a:schemeClr val="lt1"/>
                      </a:fontRef>
                    </a:style>
                  </a:sp>
                  <a:sp>
                    <a:nvSpPr>
                      <a:cNvPr id="73" name="TextBox 72"/>
                      <a:cNvSpPr txBox="1"/>
                    </a:nvSpPr>
                    <a:spPr>
                      <a:xfrm>
                        <a:off x="3786181" y="5357826"/>
                        <a:ext cx="1071571" cy="369332"/>
                      </a:xfrm>
                      <a:prstGeom prst="rect">
                        <a:avLst/>
                      </a:prstGeom>
                    </a:spPr>
                    <a:txSp>
                      <a:txBody>
                        <a:bodyPr wrap="square" rtlCol="1">
                          <a:spAutoFit/>
                        </a:bodyP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dirty="0" smtClean="0"/>
                            <a:t>CFG_DUT</a:t>
                          </a:r>
                          <a:endParaRPr lang="he-IL" dirty="0"/>
                        </a:p>
                      </a:txBody>
                      <a:useSpRect/>
                    </a:txSp>
                    <a:style>
                      <a:lnRef idx="0">
                        <a:schemeClr val="accent2"/>
                      </a:lnRef>
                      <a:fillRef idx="3">
                        <a:schemeClr val="accent2"/>
                      </a:fillRef>
                      <a:effectRef idx="3">
                        <a:schemeClr val="accent2"/>
                      </a:effectRef>
                      <a:fontRef idx="minor">
                        <a:schemeClr val="lt1"/>
                      </a:fontRef>
                    </a:style>
                  </a:sp>
                  <a:sp>
                    <a:nvSpPr>
                      <a:cNvPr id="36" name="Oval 41"/>
                      <a:cNvSpPr/>
                    </a:nvSpPr>
                    <a:spPr>
                      <a:xfrm>
                        <a:off x="3643306" y="5286388"/>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6</a:t>
                          </a:r>
                          <a:endParaRPr lang="he-IL" sz="1100" b="1" dirty="0"/>
                        </a:p>
                      </a:txBody>
                      <a:useSpRect/>
                    </a:txSp>
                    <a:style>
                      <a:lnRef idx="0">
                        <a:schemeClr val="accent6"/>
                      </a:lnRef>
                      <a:fillRef idx="3">
                        <a:schemeClr val="accent6"/>
                      </a:fillRef>
                      <a:effectRef idx="3">
                        <a:schemeClr val="accent6"/>
                      </a:effectRef>
                      <a:fontRef idx="minor">
                        <a:schemeClr val="lt1"/>
                      </a:fontRef>
                    </a:style>
                  </a:sp>
                  <a:sp>
                    <a:nvSpPr>
                      <a:cNvPr id="74" name="Oval 41"/>
                      <a:cNvSpPr/>
                    </a:nvSpPr>
                    <a:spPr>
                      <a:xfrm>
                        <a:off x="3714744" y="3000372"/>
                        <a:ext cx="216024" cy="216024"/>
                      </a:xfrm>
                      <a:prstGeom prst="ellipse">
                        <a:avLst/>
                      </a:prstGeom>
                    </a:spPr>
                    <a:txSp>
                      <a:txBody>
                        <a:bodyPr rtlCol="1" anchor="ctr"/>
                        <a:lstStyle>
                          <a:defPPr>
                            <a:defRPr lang="he-IL"/>
                          </a:defPPr>
                          <a:lvl1pPr marL="0" algn="r" defTabSz="914400" rtl="1" eaLnBrk="1" latinLnBrk="0" hangingPunct="1">
                            <a:defRPr sz="1800" kern="1200">
                              <a:solidFill>
                                <a:schemeClr val="lt1"/>
                              </a:solidFill>
                              <a:latin typeface="+mn-lt"/>
                              <a:ea typeface="+mn-ea"/>
                              <a:cs typeface="+mn-cs"/>
                            </a:defRPr>
                          </a:lvl1pPr>
                          <a:lvl2pPr marL="457200" algn="r" defTabSz="914400" rtl="1" eaLnBrk="1" latinLnBrk="0" hangingPunct="1">
                            <a:defRPr sz="1800" kern="1200">
                              <a:solidFill>
                                <a:schemeClr val="lt1"/>
                              </a:solidFill>
                              <a:latin typeface="+mn-lt"/>
                              <a:ea typeface="+mn-ea"/>
                              <a:cs typeface="+mn-cs"/>
                            </a:defRPr>
                          </a:lvl2pPr>
                          <a:lvl3pPr marL="914400" algn="r" defTabSz="914400" rtl="1" eaLnBrk="1" latinLnBrk="0" hangingPunct="1">
                            <a:defRPr sz="1800" kern="1200">
                              <a:solidFill>
                                <a:schemeClr val="lt1"/>
                              </a:solidFill>
                              <a:latin typeface="+mn-lt"/>
                              <a:ea typeface="+mn-ea"/>
                              <a:cs typeface="+mn-cs"/>
                            </a:defRPr>
                          </a:lvl3pPr>
                          <a:lvl4pPr marL="1371600" algn="r" defTabSz="914400" rtl="1" eaLnBrk="1" latinLnBrk="0" hangingPunct="1">
                            <a:defRPr sz="1800" kern="1200">
                              <a:solidFill>
                                <a:schemeClr val="lt1"/>
                              </a:solidFill>
                              <a:latin typeface="+mn-lt"/>
                              <a:ea typeface="+mn-ea"/>
                              <a:cs typeface="+mn-cs"/>
                            </a:defRPr>
                          </a:lvl4pPr>
                          <a:lvl5pPr marL="1828800" algn="r" defTabSz="914400" rtl="1" eaLnBrk="1" latinLnBrk="0" hangingPunct="1">
                            <a:defRPr sz="1800" kern="1200">
                              <a:solidFill>
                                <a:schemeClr val="lt1"/>
                              </a:solidFill>
                              <a:latin typeface="+mn-lt"/>
                              <a:ea typeface="+mn-ea"/>
                              <a:cs typeface="+mn-cs"/>
                            </a:defRPr>
                          </a:lvl5pPr>
                          <a:lvl6pPr marL="2286000" algn="r" defTabSz="914400" rtl="1" eaLnBrk="1" latinLnBrk="0" hangingPunct="1">
                            <a:defRPr sz="1800" kern="1200">
                              <a:solidFill>
                                <a:schemeClr val="lt1"/>
                              </a:solidFill>
                              <a:latin typeface="+mn-lt"/>
                              <a:ea typeface="+mn-ea"/>
                              <a:cs typeface="+mn-cs"/>
                            </a:defRPr>
                          </a:lvl6pPr>
                          <a:lvl7pPr marL="2743200" algn="r" defTabSz="914400" rtl="1" eaLnBrk="1" latinLnBrk="0" hangingPunct="1">
                            <a:defRPr sz="1800" kern="1200">
                              <a:solidFill>
                                <a:schemeClr val="lt1"/>
                              </a:solidFill>
                              <a:latin typeface="+mn-lt"/>
                              <a:ea typeface="+mn-ea"/>
                              <a:cs typeface="+mn-cs"/>
                            </a:defRPr>
                          </a:lvl7pPr>
                          <a:lvl8pPr marL="3200400" algn="r" defTabSz="914400" rtl="1" eaLnBrk="1" latinLnBrk="0" hangingPunct="1">
                            <a:defRPr sz="1800" kern="1200">
                              <a:solidFill>
                                <a:schemeClr val="lt1"/>
                              </a:solidFill>
                              <a:latin typeface="+mn-lt"/>
                              <a:ea typeface="+mn-ea"/>
                              <a:cs typeface="+mn-cs"/>
                            </a:defRPr>
                          </a:lvl8pPr>
                          <a:lvl9pPr marL="3657600" algn="r" defTabSz="914400" rtl="1" eaLnBrk="1" latinLnBrk="0" hangingPunct="1">
                            <a:defRPr sz="1800" kern="1200">
                              <a:solidFill>
                                <a:schemeClr val="lt1"/>
                              </a:solidFill>
                              <a:latin typeface="+mn-lt"/>
                              <a:ea typeface="+mn-ea"/>
                              <a:cs typeface="+mn-cs"/>
                            </a:defRPr>
                          </a:lvl9pPr>
                        </a:lstStyle>
                        <a:p>
                          <a:pPr algn="ctr" rtl="0"/>
                          <a:r>
                            <a:rPr lang="en-US" sz="1100" b="1" dirty="0" smtClean="0"/>
                            <a:t>7</a:t>
                          </a:r>
                          <a:endParaRPr lang="he-IL" sz="1100" b="1" dirty="0"/>
                        </a:p>
                      </a:txBody>
                      <a:useSpRect/>
                    </a:txSp>
                    <a:style>
                      <a:lnRef idx="0">
                        <a:schemeClr val="accent6"/>
                      </a:lnRef>
                      <a:fillRef idx="3">
                        <a:schemeClr val="accent6"/>
                      </a:fillRef>
                      <a:effectRef idx="3">
                        <a:schemeClr val="accent6"/>
                      </a:effectRef>
                      <a:fontRef idx="minor">
                        <a:schemeClr val="lt1"/>
                      </a:fontRef>
                    </a:style>
                  </a:sp>
                  <a:cxnSp>
                    <a:nvCxnSpPr>
                      <a:cNvPr id="75" name="מחבר חץ ישר 74"/>
                      <a:cNvCxnSpPr>
                        <a:stCxn id="73" idx="0"/>
                        <a:endCxn id="65" idx="2"/>
                      </a:cNvCxnSpPr>
                    </a:nvCxnSpPr>
                    <a:spPr>
                      <a:xfrm rot="5400000" flipH="1" flipV="1">
                        <a:off x="4107653" y="5143512"/>
                        <a:ext cx="428628" cy="1588"/>
                      </a:xfrm>
                      <a:prstGeom prst="straightConnector1">
                        <a:avLst/>
                      </a:prstGeom>
                      <a:ln w="44450">
                        <a:solidFill>
                          <a:schemeClr val="tx1"/>
                        </a:solidFill>
                        <a:tailEnd type="arrow"/>
                      </a:ln>
                    </a:spPr>
                    <a:style>
                      <a:lnRef idx="1">
                        <a:schemeClr val="accent1"/>
                      </a:lnRef>
                      <a:fillRef idx="0">
                        <a:schemeClr val="accent1"/>
                      </a:fillRef>
                      <a:effectRef idx="0">
                        <a:schemeClr val="accent1"/>
                      </a:effectRef>
                      <a:fontRef idx="minor">
                        <a:schemeClr val="tx1"/>
                      </a:fontRef>
                    </a:style>
                  </a:cxnSp>
                </lc:lockedCanvas>
              </a:graphicData>
            </a:graphic>
          </wp:inline>
        </w:drawing>
      </w:r>
    </w:p>
    <w:p w:rsidR="006F00A3" w:rsidRDefault="00DA43C2" w:rsidP="00DA43C2">
      <w:pPr>
        <w:pStyle w:val="Caption"/>
        <w:bidi w:val="0"/>
        <w:jc w:val="center"/>
        <w:rPr>
          <w:noProof/>
        </w:rPr>
      </w:pPr>
      <w:r>
        <w:t xml:space="preserve">Figure </w:t>
      </w:r>
      <w:fldSimple w:instr=" SEQ Figure \* ARABIC ">
        <w:r>
          <w:rPr>
            <w:noProof/>
          </w:rPr>
          <w:t>13</w:t>
        </w:r>
      </w:fldSimple>
      <w:r>
        <w:rPr>
          <w:noProof/>
        </w:rPr>
        <w:t xml:space="preserve"> - SPI Master Test Bench</w:t>
      </w:r>
    </w:p>
    <w:p w:rsidR="00DA43C2" w:rsidRDefault="00DA43C2" w:rsidP="00167CAB">
      <w:r>
        <w:t xml:space="preserve">The SPI Master Test Bench was written using </w:t>
      </w:r>
      <w:proofErr w:type="spellStart"/>
      <w:r>
        <w:t>SystemVerilog</w:t>
      </w:r>
      <w:proofErr w:type="spellEnd"/>
      <w:r>
        <w:t xml:space="preserve">. The Environment </w:t>
      </w:r>
      <w:del w:id="96" w:author="Beeri" w:date="2011-12-08T08:52:00Z">
        <w:r w:rsidDel="00167CAB">
          <w:delText xml:space="preserve">consists </w:delText>
        </w:r>
      </w:del>
      <w:ins w:id="97" w:author="Beeri" w:date="2011-12-08T08:52:00Z">
        <w:r w:rsidR="00167CAB">
          <w:t>is consumed</w:t>
        </w:r>
        <w:r w:rsidR="00167CAB">
          <w:t xml:space="preserve"> </w:t>
        </w:r>
      </w:ins>
      <w:r>
        <w:t>of the following blocks:</w:t>
      </w:r>
    </w:p>
    <w:p w:rsidR="00DA43C2" w:rsidRDefault="00DA43C2" w:rsidP="002022F0">
      <w:pPr>
        <w:pStyle w:val="ListParagraph"/>
        <w:numPr>
          <w:ilvl w:val="0"/>
          <w:numId w:val="19"/>
        </w:numPr>
        <w:spacing w:after="200" w:line="276" w:lineRule="auto"/>
        <w:ind w:left="284" w:hanging="284"/>
      </w:pPr>
      <w:r>
        <w:t xml:space="preserve">Generator (1) generates </w:t>
      </w:r>
      <w:r w:rsidR="00940329">
        <w:t xml:space="preserve">a </w:t>
      </w:r>
      <w:r>
        <w:t>random packet, and drives it to the DUT</w:t>
      </w:r>
      <w:r w:rsidR="00E162A3">
        <w:t xml:space="preserve"> from the FIFO interface</w:t>
      </w:r>
      <w:r>
        <w:t>.</w:t>
      </w:r>
    </w:p>
    <w:p w:rsidR="00DA43C2" w:rsidRDefault="00DA43C2" w:rsidP="00DA43C2">
      <w:pPr>
        <w:pStyle w:val="ListParagraph"/>
        <w:numPr>
          <w:ilvl w:val="0"/>
          <w:numId w:val="19"/>
        </w:numPr>
        <w:spacing w:after="200" w:line="276" w:lineRule="auto"/>
        <w:ind w:left="284" w:hanging="284"/>
      </w:pPr>
      <w:r>
        <w:t>Receiver (2) receives dat</w:t>
      </w:r>
      <w:r w:rsidR="00940329">
        <w:t>a, which was transmitted from</w:t>
      </w:r>
      <w:r>
        <w:t xml:space="preserve"> the SPI Slave (Generator and Driver number 3).</w:t>
      </w:r>
    </w:p>
    <w:p w:rsidR="00DA43C2" w:rsidRDefault="00DA43C2" w:rsidP="00DA43C2">
      <w:pPr>
        <w:pStyle w:val="ListParagraph"/>
        <w:numPr>
          <w:ilvl w:val="0"/>
          <w:numId w:val="19"/>
        </w:numPr>
        <w:spacing w:after="200" w:line="276" w:lineRule="auto"/>
        <w:ind w:left="284" w:hanging="284"/>
      </w:pPr>
      <w:r>
        <w:t>The Generator (3) generates incremental data, and drives it to the DUT</w:t>
      </w:r>
      <w:r w:rsidR="00E162A3">
        <w:t xml:space="preserve"> through the SPI via the </w:t>
      </w:r>
      <w:proofErr w:type="spellStart"/>
      <w:r w:rsidR="00E162A3">
        <w:rPr>
          <w:i/>
          <w:iCs/>
        </w:rPr>
        <w:t>spi_miso</w:t>
      </w:r>
      <w:proofErr w:type="spellEnd"/>
      <w:r w:rsidR="00E162A3">
        <w:t xml:space="preserve"> signal</w:t>
      </w:r>
      <w:r>
        <w:t>.</w:t>
      </w:r>
    </w:p>
    <w:p w:rsidR="00DA43C2" w:rsidRDefault="00DA43C2" w:rsidP="00DA43C2">
      <w:pPr>
        <w:pStyle w:val="ListParagraph"/>
        <w:numPr>
          <w:ilvl w:val="0"/>
          <w:numId w:val="19"/>
        </w:numPr>
        <w:spacing w:after="200" w:line="276" w:lineRule="auto"/>
        <w:ind w:left="284" w:hanging="284"/>
      </w:pPr>
      <w:r>
        <w:t>The Receiver (4) receives data, which was transmitted through the SPI Master DUT</w:t>
      </w:r>
      <w:r w:rsidR="00E162A3">
        <w:t xml:space="preserve"> via the </w:t>
      </w:r>
      <w:proofErr w:type="spellStart"/>
      <w:r w:rsidR="00E162A3">
        <w:rPr>
          <w:i/>
          <w:iCs/>
        </w:rPr>
        <w:t>spi_mosi</w:t>
      </w:r>
      <w:proofErr w:type="spellEnd"/>
      <w:r w:rsidR="00E162A3">
        <w:t xml:space="preserve"> signal</w:t>
      </w:r>
      <w:r>
        <w:t>.</w:t>
      </w:r>
    </w:p>
    <w:p w:rsidR="00DA43C2" w:rsidRDefault="00DA43C2" w:rsidP="00DA43C2">
      <w:pPr>
        <w:pStyle w:val="ListParagraph"/>
        <w:numPr>
          <w:ilvl w:val="0"/>
          <w:numId w:val="19"/>
        </w:numPr>
        <w:spacing w:after="200" w:line="276" w:lineRule="auto"/>
        <w:ind w:left="284" w:hanging="284"/>
      </w:pPr>
      <w:r>
        <w:lastRenderedPageBreak/>
        <w:t>The Scoreboard (5) compares transmissions, and reports when error is detected. The compared data are:</w:t>
      </w:r>
    </w:p>
    <w:p w:rsidR="00DA43C2" w:rsidRDefault="00DA43C2" w:rsidP="00DA43C2">
      <w:pPr>
        <w:pStyle w:val="ListParagraph"/>
        <w:numPr>
          <w:ilvl w:val="1"/>
          <w:numId w:val="19"/>
        </w:numPr>
        <w:spacing w:after="200" w:line="276" w:lineRule="auto"/>
        <w:ind w:left="567" w:hanging="283"/>
      </w:pPr>
      <w:r>
        <w:t>Transmitted data from (1) with the received from (4)</w:t>
      </w:r>
      <w:r w:rsidR="00E162A3">
        <w:t>.</w:t>
      </w:r>
    </w:p>
    <w:p w:rsidR="00DA43C2" w:rsidRDefault="00DA43C2" w:rsidP="00DA43C2">
      <w:pPr>
        <w:pStyle w:val="ListParagraph"/>
        <w:numPr>
          <w:ilvl w:val="1"/>
          <w:numId w:val="19"/>
        </w:numPr>
        <w:spacing w:after="200" w:line="276" w:lineRule="auto"/>
        <w:ind w:left="567" w:hanging="283"/>
      </w:pPr>
      <w:r>
        <w:t>Transmitted data from (3) with the received from (2)</w:t>
      </w:r>
      <w:r w:rsidR="00E162A3">
        <w:t>.</w:t>
      </w:r>
    </w:p>
    <w:p w:rsidR="00E162A3" w:rsidRDefault="00E162A3" w:rsidP="00DA43C2">
      <w:pPr>
        <w:pStyle w:val="ListParagraph"/>
        <w:numPr>
          <w:ilvl w:val="0"/>
          <w:numId w:val="19"/>
        </w:numPr>
        <w:spacing w:after="200" w:line="276" w:lineRule="auto"/>
        <w:ind w:left="284" w:hanging="284"/>
      </w:pPr>
      <w:r>
        <w:t xml:space="preserve">This CFG_DUT is method activated from the test environment, which is in charge of configuring the SPI Master DUT. </w:t>
      </w:r>
    </w:p>
    <w:p w:rsidR="00DA43C2" w:rsidRDefault="00DA43C2" w:rsidP="00DA43C2">
      <w:pPr>
        <w:pStyle w:val="ListParagraph"/>
        <w:numPr>
          <w:ilvl w:val="0"/>
          <w:numId w:val="19"/>
        </w:numPr>
        <w:spacing w:after="200" w:line="276" w:lineRule="auto"/>
        <w:ind w:left="284" w:hanging="284"/>
      </w:pPr>
      <w:r>
        <w:t xml:space="preserve">This is the </w:t>
      </w:r>
      <w:r w:rsidR="00E162A3">
        <w:t xml:space="preserve">SPI Master </w:t>
      </w:r>
      <w:r>
        <w:t>DUT (VHDL design).</w:t>
      </w:r>
    </w:p>
    <w:p w:rsidR="00E162A3" w:rsidRDefault="00E162A3" w:rsidP="00E162A3">
      <w:pPr>
        <w:spacing w:line="276" w:lineRule="auto"/>
      </w:pPr>
      <w:r>
        <w:t>In each test, randomized packets are generated and sent to the DUT by Driver (1). Each packet is consumed of:</w:t>
      </w:r>
    </w:p>
    <w:p w:rsidR="00EB20F1" w:rsidRDefault="00EB20F1" w:rsidP="00EB20F1">
      <w:pPr>
        <w:pStyle w:val="ListParagraph"/>
        <w:numPr>
          <w:ilvl w:val="0"/>
          <w:numId w:val="9"/>
        </w:numPr>
        <w:spacing w:after="200" w:line="276" w:lineRule="auto"/>
        <w:ind w:left="284" w:hanging="284"/>
      </w:pPr>
      <w:r>
        <w:t>Random SPI Slave address.</w:t>
      </w:r>
    </w:p>
    <w:p w:rsidR="00E162A3" w:rsidRDefault="00E162A3" w:rsidP="00E162A3">
      <w:pPr>
        <w:pStyle w:val="ListParagraph"/>
        <w:numPr>
          <w:ilvl w:val="0"/>
          <w:numId w:val="9"/>
        </w:numPr>
        <w:spacing w:after="200" w:line="276" w:lineRule="auto"/>
        <w:ind w:left="284" w:hanging="284"/>
      </w:pPr>
      <w:r>
        <w:t>Random burst length.</w:t>
      </w:r>
    </w:p>
    <w:p w:rsidR="00E162A3" w:rsidRDefault="00E162A3" w:rsidP="002022F0">
      <w:pPr>
        <w:pStyle w:val="ListParagraph"/>
        <w:numPr>
          <w:ilvl w:val="0"/>
          <w:numId w:val="9"/>
        </w:numPr>
        <w:spacing w:line="276" w:lineRule="auto"/>
        <w:ind w:left="284" w:hanging="284"/>
      </w:pPr>
      <w:r>
        <w:t>Random data to be transmitted.</w:t>
      </w:r>
    </w:p>
    <w:p w:rsidR="006F00A3" w:rsidRDefault="00E162A3" w:rsidP="002022F0">
      <w:pPr>
        <w:spacing w:after="200" w:line="276" w:lineRule="auto"/>
      </w:pPr>
      <w:r>
        <w:t xml:space="preserve">Each packet </w:t>
      </w:r>
      <w:r w:rsidR="002022F0">
        <w:t xml:space="preserve">simulates one continues SPI transaction. The burst length indicates the number of data words that will be exchanged between the SPI Master and Slave during that transaction. When a packet was fully transmitted into the DUT, the Driver will simulate FIFO empty state, before sending the next packet. </w:t>
      </w:r>
    </w:p>
    <w:p w:rsidR="006F00A3" w:rsidRDefault="006F00A3" w:rsidP="006F00A3">
      <w:pPr>
        <w:pStyle w:val="Heading3"/>
      </w:pPr>
      <w:r>
        <w:t>4.1.2 Tests List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1984"/>
        <w:gridCol w:w="6004"/>
      </w:tblGrid>
      <w:tr w:rsidR="00537D9E" w:rsidRPr="00190542" w:rsidTr="003F768B">
        <w:trPr>
          <w:trHeight w:val="279"/>
          <w:tblHeader/>
        </w:trPr>
        <w:tc>
          <w:tcPr>
            <w:tcW w:w="426" w:type="dxa"/>
            <w:shd w:val="solid" w:color="auto" w:fill="auto"/>
          </w:tcPr>
          <w:p w:rsidR="00537D9E" w:rsidRDefault="00537D9E" w:rsidP="007732B0"/>
        </w:tc>
        <w:tc>
          <w:tcPr>
            <w:tcW w:w="1984" w:type="dxa"/>
            <w:shd w:val="solid" w:color="auto" w:fill="auto"/>
          </w:tcPr>
          <w:p w:rsidR="00537D9E" w:rsidRPr="00190542" w:rsidRDefault="00537D9E" w:rsidP="007732B0">
            <w:r>
              <w:t>Test Name</w:t>
            </w:r>
          </w:p>
        </w:tc>
        <w:tc>
          <w:tcPr>
            <w:tcW w:w="6004" w:type="dxa"/>
            <w:shd w:val="solid" w:color="auto" w:fill="auto"/>
          </w:tcPr>
          <w:p w:rsidR="00537D9E" w:rsidRPr="00190542" w:rsidRDefault="00537D9E" w:rsidP="007732B0">
            <w:r w:rsidRPr="00190542">
              <w:t>Description</w:t>
            </w:r>
          </w:p>
        </w:tc>
      </w:tr>
      <w:tr w:rsidR="00537D9E" w:rsidRPr="00190542" w:rsidTr="003F768B">
        <w:trPr>
          <w:trHeight w:val="279"/>
        </w:trPr>
        <w:tc>
          <w:tcPr>
            <w:tcW w:w="426" w:type="dxa"/>
          </w:tcPr>
          <w:p w:rsidR="00537D9E" w:rsidRPr="00537D9E" w:rsidRDefault="00537D9E" w:rsidP="007732B0">
            <w:r w:rsidRPr="00537D9E">
              <w:t>1</w:t>
            </w:r>
          </w:p>
        </w:tc>
        <w:tc>
          <w:tcPr>
            <w:tcW w:w="1984" w:type="dxa"/>
          </w:tcPr>
          <w:p w:rsidR="00537D9E" w:rsidRPr="00DB66AB" w:rsidRDefault="00537D9E" w:rsidP="007732B0">
            <w:pPr>
              <w:rPr>
                <w:b/>
                <w:bCs/>
              </w:rPr>
            </w:pPr>
            <w:r>
              <w:rPr>
                <w:b/>
                <w:bCs/>
              </w:rPr>
              <w:t>Normal Burst</w:t>
            </w:r>
          </w:p>
        </w:tc>
        <w:tc>
          <w:tcPr>
            <w:tcW w:w="6004" w:type="dxa"/>
          </w:tcPr>
          <w:p w:rsidR="00537D9E" w:rsidRPr="00190542" w:rsidRDefault="003F768B" w:rsidP="007732B0">
            <w:r>
              <w:t>C</w:t>
            </w:r>
            <w:r w:rsidR="00537D9E">
              <w:t>hecks the basic DUT</w:t>
            </w:r>
            <w:r>
              <w:t>'s</w:t>
            </w:r>
            <w:r w:rsidR="00537D9E">
              <w:t xml:space="preserve"> functionality, with CPOL = CPHA = 0, and SPI_CLK = SYS_CLK/4</w:t>
            </w:r>
          </w:p>
        </w:tc>
      </w:tr>
      <w:tr w:rsidR="00537D9E" w:rsidTr="003F768B">
        <w:trPr>
          <w:trHeight w:val="279"/>
        </w:trPr>
        <w:tc>
          <w:tcPr>
            <w:tcW w:w="426" w:type="dxa"/>
          </w:tcPr>
          <w:p w:rsidR="00537D9E" w:rsidRPr="00537D9E" w:rsidRDefault="00537D9E" w:rsidP="007732B0">
            <w:r w:rsidRPr="00537D9E">
              <w:t>2</w:t>
            </w:r>
          </w:p>
        </w:tc>
        <w:tc>
          <w:tcPr>
            <w:tcW w:w="1984" w:type="dxa"/>
          </w:tcPr>
          <w:p w:rsidR="00537D9E" w:rsidRPr="00DB66AB" w:rsidRDefault="003F768B" w:rsidP="007732B0">
            <w:pPr>
              <w:rPr>
                <w:b/>
                <w:bCs/>
              </w:rPr>
            </w:pPr>
            <w:r>
              <w:rPr>
                <w:b/>
                <w:bCs/>
              </w:rPr>
              <w:t>CPOL-CPHA</w:t>
            </w:r>
          </w:p>
        </w:tc>
        <w:tc>
          <w:tcPr>
            <w:tcW w:w="6004" w:type="dxa"/>
          </w:tcPr>
          <w:p w:rsidR="00537D9E" w:rsidRDefault="003F768B" w:rsidP="007732B0">
            <w:r>
              <w:t>C</w:t>
            </w:r>
            <w:r w:rsidR="00537D9E">
              <w:t>hecks the DUT</w:t>
            </w:r>
            <w:r>
              <w:t>'s</w:t>
            </w:r>
            <w:r w:rsidR="00537D9E">
              <w:t xml:space="preserve"> functionality with all four CPOL and CPHA configurations</w:t>
            </w:r>
          </w:p>
        </w:tc>
      </w:tr>
      <w:tr w:rsidR="00537D9E" w:rsidTr="003F768B">
        <w:trPr>
          <w:trHeight w:val="559"/>
        </w:trPr>
        <w:tc>
          <w:tcPr>
            <w:tcW w:w="426" w:type="dxa"/>
          </w:tcPr>
          <w:p w:rsidR="00537D9E" w:rsidRPr="00537D9E" w:rsidRDefault="00537D9E" w:rsidP="007732B0">
            <w:r w:rsidRPr="00537D9E">
              <w:t>3</w:t>
            </w:r>
          </w:p>
        </w:tc>
        <w:tc>
          <w:tcPr>
            <w:tcW w:w="1984" w:type="dxa"/>
          </w:tcPr>
          <w:p w:rsidR="00537D9E" w:rsidRPr="00DB66AB" w:rsidRDefault="00537D9E" w:rsidP="007732B0">
            <w:pPr>
              <w:rPr>
                <w:b/>
                <w:bCs/>
              </w:rPr>
            </w:pPr>
            <w:r>
              <w:rPr>
                <w:b/>
                <w:bCs/>
              </w:rPr>
              <w:t>Clock</w:t>
            </w:r>
            <w:r w:rsidR="003F768B">
              <w:rPr>
                <w:b/>
                <w:bCs/>
              </w:rPr>
              <w:t xml:space="preserve"> Frequency</w:t>
            </w:r>
          </w:p>
        </w:tc>
        <w:tc>
          <w:tcPr>
            <w:tcW w:w="6004" w:type="dxa"/>
          </w:tcPr>
          <w:p w:rsidR="00537D9E" w:rsidRDefault="003F768B" w:rsidP="007732B0">
            <w:r>
              <w:t xml:space="preserve">Checks the DUT's functionality with all available SPI_CLK frequencies, and with all available CPOL and CPHA configurations </w:t>
            </w:r>
          </w:p>
        </w:tc>
      </w:tr>
      <w:tr w:rsidR="00537D9E" w:rsidTr="003F768B">
        <w:trPr>
          <w:trHeight w:val="279"/>
        </w:trPr>
        <w:tc>
          <w:tcPr>
            <w:tcW w:w="426" w:type="dxa"/>
          </w:tcPr>
          <w:p w:rsidR="00537D9E" w:rsidRPr="00537D9E" w:rsidRDefault="00537D9E" w:rsidP="007732B0">
            <w:r w:rsidRPr="00537D9E">
              <w:t>4</w:t>
            </w:r>
          </w:p>
        </w:tc>
        <w:tc>
          <w:tcPr>
            <w:tcW w:w="1984" w:type="dxa"/>
          </w:tcPr>
          <w:p w:rsidR="00537D9E" w:rsidRPr="003F768B" w:rsidRDefault="003F768B" w:rsidP="007732B0">
            <w:pPr>
              <w:rPr>
                <w:b/>
                <w:bCs/>
              </w:rPr>
            </w:pPr>
            <w:r w:rsidRPr="003F768B">
              <w:rPr>
                <w:b/>
                <w:bCs/>
              </w:rPr>
              <w:t xml:space="preserve">Reset </w:t>
            </w:r>
          </w:p>
        </w:tc>
        <w:tc>
          <w:tcPr>
            <w:tcW w:w="6004" w:type="dxa"/>
          </w:tcPr>
          <w:p w:rsidR="00537D9E" w:rsidRDefault="003F768B" w:rsidP="007732B0">
            <w:r>
              <w:t xml:space="preserve">Validates the ability of the DUT to recover from reset, and that other input signals don't affect the DUT during reset </w:t>
            </w:r>
          </w:p>
        </w:tc>
      </w:tr>
      <w:tr w:rsidR="00537D9E" w:rsidRPr="006E3D0B" w:rsidTr="003F768B">
        <w:trPr>
          <w:trHeight w:val="267"/>
        </w:trPr>
        <w:tc>
          <w:tcPr>
            <w:tcW w:w="426" w:type="dxa"/>
          </w:tcPr>
          <w:p w:rsidR="00537D9E" w:rsidRPr="00537D9E" w:rsidRDefault="00537D9E" w:rsidP="007732B0">
            <w:r w:rsidRPr="00537D9E">
              <w:t>5</w:t>
            </w:r>
          </w:p>
        </w:tc>
        <w:tc>
          <w:tcPr>
            <w:tcW w:w="1984" w:type="dxa"/>
          </w:tcPr>
          <w:p w:rsidR="00537D9E" w:rsidRPr="006120D4" w:rsidRDefault="006120D4" w:rsidP="007732B0">
            <w:pPr>
              <w:rPr>
                <w:b/>
                <w:bCs/>
              </w:rPr>
            </w:pPr>
            <w:r w:rsidRPr="006120D4">
              <w:rPr>
                <w:b/>
                <w:bCs/>
              </w:rPr>
              <w:t>Forbidden</w:t>
            </w:r>
            <w:r w:rsidR="003F768B" w:rsidRPr="006120D4">
              <w:rPr>
                <w:b/>
                <w:bCs/>
              </w:rPr>
              <w:t xml:space="preserve"> Configuration</w:t>
            </w:r>
          </w:p>
        </w:tc>
        <w:tc>
          <w:tcPr>
            <w:tcW w:w="6004" w:type="dxa"/>
          </w:tcPr>
          <w:p w:rsidR="00537D9E" w:rsidRPr="006E3D0B" w:rsidRDefault="003F768B" w:rsidP="007732B0">
            <w:r>
              <w:t>Validates that if someone tries to write into the DUT's configuration registers during active transaction, the values won't be written, and the DUT will r</w:t>
            </w:r>
            <w:r w:rsidR="006120D4">
              <w:t>a</w:t>
            </w:r>
            <w:r>
              <w:t xml:space="preserve">ise the </w:t>
            </w:r>
            <w:proofErr w:type="spellStart"/>
            <w:r>
              <w:rPr>
                <w:i/>
                <w:iCs/>
              </w:rPr>
              <w:t>reg_err</w:t>
            </w:r>
            <w:proofErr w:type="spellEnd"/>
            <w:r>
              <w:t xml:space="preserve"> signal  </w:t>
            </w:r>
          </w:p>
        </w:tc>
      </w:tr>
      <w:tr w:rsidR="00537D9E" w:rsidRPr="006E3D0B" w:rsidTr="003F768B">
        <w:trPr>
          <w:trHeight w:val="279"/>
        </w:trPr>
        <w:tc>
          <w:tcPr>
            <w:tcW w:w="426" w:type="dxa"/>
          </w:tcPr>
          <w:p w:rsidR="00537D9E" w:rsidRDefault="006120D4" w:rsidP="007732B0">
            <w:r>
              <w:t>6</w:t>
            </w:r>
          </w:p>
        </w:tc>
        <w:tc>
          <w:tcPr>
            <w:tcW w:w="1984" w:type="dxa"/>
          </w:tcPr>
          <w:p w:rsidR="00537D9E" w:rsidRPr="006120D4" w:rsidRDefault="003F768B" w:rsidP="007732B0">
            <w:pPr>
              <w:rPr>
                <w:b/>
                <w:bCs/>
              </w:rPr>
            </w:pPr>
            <w:r w:rsidRPr="006120D4">
              <w:rPr>
                <w:b/>
                <w:bCs/>
              </w:rPr>
              <w:t>FIFO Error</w:t>
            </w:r>
          </w:p>
        </w:tc>
        <w:tc>
          <w:tcPr>
            <w:tcW w:w="6004" w:type="dxa"/>
          </w:tcPr>
          <w:p w:rsidR="00537D9E" w:rsidRPr="006120D4" w:rsidRDefault="006120D4" w:rsidP="007732B0">
            <w:r>
              <w:t xml:space="preserve">Checks that if the FIFO doesn't raise the </w:t>
            </w:r>
            <w:proofErr w:type="spellStart"/>
            <w:r>
              <w:rPr>
                <w:i/>
                <w:iCs/>
              </w:rPr>
              <w:t>fifo_din_valid</w:t>
            </w:r>
            <w:proofErr w:type="spellEnd"/>
            <w:r>
              <w:t xml:space="preserve"> signal on time, the DUT will issue an error, and the DUT's FSM will return to idle state.</w:t>
            </w:r>
          </w:p>
        </w:tc>
      </w:tr>
      <w:tr w:rsidR="00537D9E" w:rsidRPr="006E3D0B" w:rsidTr="003F768B">
        <w:trPr>
          <w:trHeight w:val="559"/>
        </w:trPr>
        <w:tc>
          <w:tcPr>
            <w:tcW w:w="426" w:type="dxa"/>
          </w:tcPr>
          <w:p w:rsidR="00537D9E" w:rsidRPr="00DB66AB" w:rsidRDefault="006120D4" w:rsidP="007732B0">
            <w:pPr>
              <w:rPr>
                <w:b/>
                <w:bCs/>
              </w:rPr>
            </w:pPr>
            <w:r>
              <w:rPr>
                <w:b/>
                <w:bCs/>
              </w:rPr>
              <w:t>7</w:t>
            </w:r>
          </w:p>
        </w:tc>
        <w:tc>
          <w:tcPr>
            <w:tcW w:w="1984" w:type="dxa"/>
          </w:tcPr>
          <w:p w:rsidR="00537D9E" w:rsidRPr="00DB66AB" w:rsidRDefault="006120D4" w:rsidP="007732B0">
            <w:pPr>
              <w:rPr>
                <w:b/>
                <w:bCs/>
              </w:rPr>
            </w:pPr>
            <w:r>
              <w:rPr>
                <w:b/>
                <w:bCs/>
              </w:rPr>
              <w:t>Illegal Clock Frequencies</w:t>
            </w:r>
          </w:p>
        </w:tc>
        <w:tc>
          <w:tcPr>
            <w:tcW w:w="6004" w:type="dxa"/>
          </w:tcPr>
          <w:p w:rsidR="00537D9E" w:rsidRPr="006E3D0B" w:rsidRDefault="006120D4" w:rsidP="007732B0">
            <w:pPr>
              <w:keepNext/>
            </w:pPr>
            <w:r>
              <w:t xml:space="preserve">Checks that if someone tries to write invalid values into the system clock divide register, the values won't be written and the DUT will raise the </w:t>
            </w:r>
            <w:proofErr w:type="spellStart"/>
            <w:r>
              <w:rPr>
                <w:i/>
                <w:iCs/>
              </w:rPr>
              <w:t>reg_err</w:t>
            </w:r>
            <w:proofErr w:type="spellEnd"/>
            <w:r>
              <w:t xml:space="preserve"> signal.  </w:t>
            </w:r>
          </w:p>
        </w:tc>
      </w:tr>
    </w:tbl>
    <w:p w:rsidR="006F00A3" w:rsidRDefault="002022F0" w:rsidP="002022F0">
      <w:pPr>
        <w:pStyle w:val="Caption"/>
        <w:bidi w:val="0"/>
        <w:jc w:val="center"/>
      </w:pPr>
      <w:r>
        <w:t xml:space="preserve">Table </w:t>
      </w:r>
      <w:fldSimple w:instr=" SEQ Table \* ARABIC ">
        <w:r w:rsidR="00F91CFC">
          <w:rPr>
            <w:noProof/>
          </w:rPr>
          <w:t>5</w:t>
        </w:r>
      </w:fldSimple>
      <w:r>
        <w:rPr>
          <w:noProof/>
        </w:rPr>
        <w:t xml:space="preserve"> - SPI Master Tests List</w:t>
      </w:r>
    </w:p>
    <w:p w:rsidR="005E175D" w:rsidRDefault="005E175D" w:rsidP="005E175D">
      <w:commentRangeStart w:id="98"/>
      <w:r w:rsidRPr="000A7AC5">
        <w:rPr>
          <w:highlight w:val="yellow"/>
        </w:rPr>
        <w:t>Need to add the run command line</w:t>
      </w:r>
      <w:commentRangeEnd w:id="98"/>
      <w:r w:rsidR="00167CAB">
        <w:rPr>
          <w:rStyle w:val="CommentReference"/>
        </w:rPr>
        <w:commentReference w:id="98"/>
      </w:r>
    </w:p>
    <w:p w:rsidR="006F00A3" w:rsidRDefault="006F00A3" w:rsidP="006F00A3">
      <w:pPr>
        <w:pStyle w:val="Heading3"/>
      </w:pPr>
      <w:r>
        <w:t>4.1.3 Coverage Goals</w:t>
      </w:r>
    </w:p>
    <w:p w:rsidR="000A7AC5" w:rsidRDefault="000A7AC5" w:rsidP="000A7AC5">
      <w:pPr>
        <w:spacing w:line="276" w:lineRule="auto"/>
      </w:pPr>
      <w:r>
        <w:t xml:space="preserve">The </w:t>
      </w:r>
      <w:r w:rsidR="00EB20F1">
        <w:t xml:space="preserve">test bench had the following </w:t>
      </w:r>
      <w:r>
        <w:t>covera</w:t>
      </w:r>
      <w:r w:rsidR="00EB20F1">
        <w:t>ge goals</w:t>
      </w:r>
      <w:r>
        <w:t>:</w:t>
      </w:r>
    </w:p>
    <w:p w:rsidR="000A7AC5" w:rsidRDefault="000A7AC5" w:rsidP="000A7AC5">
      <w:pPr>
        <w:pStyle w:val="ListParagraph"/>
        <w:numPr>
          <w:ilvl w:val="0"/>
          <w:numId w:val="9"/>
        </w:numPr>
        <w:spacing w:after="200" w:line="276" w:lineRule="auto"/>
        <w:ind w:left="284" w:hanging="284"/>
      </w:pPr>
      <w:r>
        <w:t>A packet was sent to every possible slave.</w:t>
      </w:r>
    </w:p>
    <w:p w:rsidR="000A7AC5" w:rsidRDefault="000A7AC5" w:rsidP="000A7AC5">
      <w:pPr>
        <w:pStyle w:val="ListParagraph"/>
        <w:numPr>
          <w:ilvl w:val="0"/>
          <w:numId w:val="9"/>
        </w:numPr>
        <w:spacing w:after="200" w:line="276" w:lineRule="auto"/>
        <w:ind w:left="284" w:hanging="284"/>
      </w:pPr>
      <w:r>
        <w:t>The sent packets had every possible length.</w:t>
      </w:r>
    </w:p>
    <w:p w:rsidR="000A7AC5" w:rsidRDefault="000A7AC5" w:rsidP="000A7AC5">
      <w:pPr>
        <w:pStyle w:val="ListParagraph"/>
        <w:numPr>
          <w:ilvl w:val="0"/>
          <w:numId w:val="9"/>
        </w:numPr>
        <w:spacing w:after="200" w:line="276" w:lineRule="auto"/>
        <w:ind w:left="284" w:hanging="284"/>
      </w:pPr>
      <w:r>
        <w:t>The packets contained every possible data word.</w:t>
      </w:r>
    </w:p>
    <w:p w:rsidR="006120D4" w:rsidRDefault="000A7AC5" w:rsidP="005E175D">
      <w:pPr>
        <w:spacing w:after="200" w:line="276" w:lineRule="auto"/>
      </w:pPr>
      <w:commentRangeStart w:id="99"/>
      <w:r w:rsidRPr="000A7AC5">
        <w:rPr>
          <w:highlight w:val="yellow"/>
        </w:rPr>
        <w:lastRenderedPageBreak/>
        <w:t>Need to add coverage report</w:t>
      </w:r>
      <w:commentRangeEnd w:id="99"/>
      <w:r w:rsidR="00167CAB">
        <w:rPr>
          <w:rStyle w:val="CommentReference"/>
        </w:rPr>
        <w:commentReference w:id="99"/>
      </w:r>
    </w:p>
    <w:p w:rsidR="006F00A3" w:rsidRDefault="006F00A3" w:rsidP="006F00A3">
      <w:pPr>
        <w:pStyle w:val="Heading3"/>
      </w:pPr>
      <w:r>
        <w:t>4.1.4 Found Bugs List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6"/>
        <w:gridCol w:w="7796"/>
      </w:tblGrid>
      <w:tr w:rsidR="00F91CFC" w:rsidRPr="00190542" w:rsidTr="00F91CFC">
        <w:trPr>
          <w:trHeight w:val="279"/>
          <w:tblHeader/>
        </w:trPr>
        <w:tc>
          <w:tcPr>
            <w:tcW w:w="426" w:type="dxa"/>
            <w:shd w:val="solid" w:color="auto" w:fill="auto"/>
          </w:tcPr>
          <w:p w:rsidR="00F91CFC" w:rsidRDefault="00F91CFC" w:rsidP="007732B0"/>
        </w:tc>
        <w:tc>
          <w:tcPr>
            <w:tcW w:w="7796" w:type="dxa"/>
            <w:shd w:val="solid" w:color="auto" w:fill="auto"/>
          </w:tcPr>
          <w:p w:rsidR="00F91CFC" w:rsidRPr="00190542" w:rsidRDefault="00F91CFC" w:rsidP="007732B0">
            <w:r w:rsidRPr="00190542">
              <w:t>Description</w:t>
            </w:r>
          </w:p>
        </w:tc>
      </w:tr>
      <w:tr w:rsidR="00F91CFC" w:rsidRPr="00190542" w:rsidTr="00F91CFC">
        <w:trPr>
          <w:trHeight w:val="279"/>
        </w:trPr>
        <w:tc>
          <w:tcPr>
            <w:tcW w:w="426" w:type="dxa"/>
          </w:tcPr>
          <w:p w:rsidR="00F91CFC" w:rsidRPr="00537D9E" w:rsidRDefault="00F91CFC" w:rsidP="007732B0">
            <w:r w:rsidRPr="00537D9E">
              <w:t>1</w:t>
            </w:r>
          </w:p>
        </w:tc>
        <w:tc>
          <w:tcPr>
            <w:tcW w:w="7796" w:type="dxa"/>
          </w:tcPr>
          <w:p w:rsidR="00F91CFC" w:rsidRPr="00F91CFC" w:rsidRDefault="00F91CFC" w:rsidP="007732B0">
            <w:pPr>
              <w:rPr>
                <w:rFonts w:asciiTheme="majorBidi" w:hAnsiTheme="majorBidi" w:cstheme="majorBidi"/>
              </w:rPr>
            </w:pPr>
            <w:r w:rsidRPr="00F91CFC">
              <w:rPr>
                <w:rStyle w:val="apple-style-span"/>
                <w:rFonts w:asciiTheme="majorBidi" w:hAnsiTheme="majorBidi" w:cstheme="majorBidi"/>
                <w:color w:val="000000"/>
                <w:shd w:val="clear" w:color="auto" w:fill="FFFFFF"/>
              </w:rPr>
              <w:t>When CPHA = '1' and Clock Divide Factor = 3, there was one missing bit in the transmission</w:t>
            </w:r>
          </w:p>
        </w:tc>
      </w:tr>
      <w:tr w:rsidR="00F91CFC" w:rsidTr="00F91CFC">
        <w:trPr>
          <w:trHeight w:val="279"/>
        </w:trPr>
        <w:tc>
          <w:tcPr>
            <w:tcW w:w="426" w:type="dxa"/>
          </w:tcPr>
          <w:p w:rsidR="00F91CFC" w:rsidRPr="00537D9E" w:rsidRDefault="00F91CFC" w:rsidP="007732B0">
            <w:r w:rsidRPr="00537D9E">
              <w:t>2</w:t>
            </w:r>
          </w:p>
        </w:tc>
        <w:tc>
          <w:tcPr>
            <w:tcW w:w="7796" w:type="dxa"/>
          </w:tcPr>
          <w:p w:rsidR="00F91CFC" w:rsidRPr="00F91CFC" w:rsidRDefault="00F91CFC" w:rsidP="007732B0">
            <w:pPr>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The last</w:t>
            </w:r>
            <w:r>
              <w:rPr>
                <w:rStyle w:val="apple-style-span"/>
                <w:rFonts w:asciiTheme="majorBidi" w:eastAsiaTheme="majorEastAsia" w:hAnsiTheme="majorBidi" w:cstheme="majorBidi"/>
                <w:color w:val="000000"/>
                <w:shd w:val="clear" w:color="auto" w:fill="FFFFFF"/>
              </w:rPr>
              <w:t xml:space="preserve"> data word of the burst, in which the FIFO</w:t>
            </w:r>
            <w:r w:rsidRPr="00F91CFC">
              <w:rPr>
                <w:rStyle w:val="apple-style-span"/>
                <w:rFonts w:asciiTheme="majorBidi" w:eastAsiaTheme="majorEastAsia" w:hAnsiTheme="majorBidi" w:cstheme="majorBidi"/>
                <w:color w:val="000000"/>
                <w:shd w:val="clear" w:color="auto" w:fill="FFFFFF"/>
              </w:rPr>
              <w:t xml:space="preserve"> </w:t>
            </w:r>
            <w:r>
              <w:rPr>
                <w:rStyle w:val="apple-style-span"/>
                <w:rFonts w:asciiTheme="majorBidi" w:eastAsiaTheme="majorEastAsia" w:hAnsiTheme="majorBidi" w:cstheme="majorBidi"/>
                <w:color w:val="000000"/>
                <w:shd w:val="clear" w:color="auto" w:fill="FFFFFF"/>
              </w:rPr>
              <w:t xml:space="preserve">becomes </w:t>
            </w:r>
            <w:r w:rsidRPr="00F91CFC">
              <w:rPr>
                <w:rStyle w:val="apple-style-span"/>
                <w:rFonts w:asciiTheme="majorBidi" w:eastAsiaTheme="majorEastAsia" w:hAnsiTheme="majorBidi" w:cstheme="majorBidi"/>
                <w:color w:val="000000"/>
                <w:shd w:val="clear" w:color="auto" w:fill="FFFFFF"/>
              </w:rPr>
              <w:t>empty, was not transmitted</w:t>
            </w:r>
          </w:p>
        </w:tc>
      </w:tr>
      <w:tr w:rsidR="00F91CFC" w:rsidTr="00F91CFC">
        <w:trPr>
          <w:trHeight w:val="559"/>
        </w:trPr>
        <w:tc>
          <w:tcPr>
            <w:tcW w:w="426" w:type="dxa"/>
          </w:tcPr>
          <w:p w:rsidR="00F91CFC" w:rsidRPr="00537D9E" w:rsidRDefault="00F91CFC" w:rsidP="007732B0">
            <w:r w:rsidRPr="00537D9E">
              <w:t>3</w:t>
            </w:r>
          </w:p>
        </w:tc>
        <w:tc>
          <w:tcPr>
            <w:tcW w:w="7796" w:type="dxa"/>
          </w:tcPr>
          <w:p w:rsidR="00F91CFC" w:rsidRPr="00F91CFC" w:rsidRDefault="00F91CFC" w:rsidP="00F91CFC">
            <w:pPr>
              <w:keepNext/>
              <w:rPr>
                <w:rFonts w:asciiTheme="majorBidi" w:hAnsiTheme="majorBidi" w:cstheme="majorBidi"/>
              </w:rPr>
            </w:pPr>
            <w:r w:rsidRPr="00F91CFC">
              <w:rPr>
                <w:rStyle w:val="apple-style-span"/>
                <w:rFonts w:asciiTheme="majorBidi" w:eastAsiaTheme="majorEastAsia" w:hAnsiTheme="majorBidi" w:cstheme="majorBidi"/>
                <w:color w:val="000000"/>
                <w:shd w:val="clear" w:color="auto" w:fill="FFFFFF"/>
              </w:rPr>
              <w:t>Some configurations caused SPI_CLK to strobe, although it shouldn't, due to internal register error</w:t>
            </w:r>
          </w:p>
        </w:tc>
      </w:tr>
    </w:tbl>
    <w:p w:rsidR="006F00A3" w:rsidRDefault="00F91CFC" w:rsidP="00F91CFC">
      <w:pPr>
        <w:pStyle w:val="Caption"/>
        <w:bidi w:val="0"/>
        <w:jc w:val="center"/>
      </w:pPr>
      <w:r>
        <w:t xml:space="preserve">Table </w:t>
      </w:r>
      <w:fldSimple w:instr=" SEQ Table \* ARABIC ">
        <w:r>
          <w:rPr>
            <w:noProof/>
          </w:rPr>
          <w:t>6</w:t>
        </w:r>
      </w:fldSimple>
      <w:r>
        <w:t xml:space="preserve"> - SPI Master Found Bugs List</w:t>
      </w:r>
    </w:p>
    <w:p w:rsidR="00324627" w:rsidRDefault="00324627" w:rsidP="00324627"/>
    <w:p w:rsidR="00324627" w:rsidRDefault="00923C0B" w:rsidP="00324627">
      <w:pPr>
        <w:pStyle w:val="Heading2"/>
      </w:pPr>
      <w:bookmarkStart w:id="100" w:name="_Toc310801898"/>
      <w:r>
        <w:t>4.2</w:t>
      </w:r>
      <w:r w:rsidR="00324627">
        <w:t xml:space="preserve"> SPI Slave Verification</w:t>
      </w:r>
      <w:bookmarkEnd w:id="100"/>
    </w:p>
    <w:p w:rsidR="00324627" w:rsidRDefault="00324627" w:rsidP="00324627"/>
    <w:p w:rsidR="00324627" w:rsidRDefault="00324627" w:rsidP="00324627"/>
    <w:p w:rsidR="00324627" w:rsidRDefault="00923C0B" w:rsidP="00324627">
      <w:pPr>
        <w:pStyle w:val="Heading2"/>
      </w:pPr>
      <w:bookmarkStart w:id="101" w:name="_Toc310801899"/>
      <w:r>
        <w:t>4.3</w:t>
      </w:r>
      <w:r w:rsidR="00324627">
        <w:t xml:space="preserve"> SPI Top Verification</w:t>
      </w:r>
      <w:bookmarkEnd w:id="101"/>
    </w:p>
    <w:p w:rsidR="00324627" w:rsidRDefault="00324627" w:rsidP="00324627"/>
    <w:p w:rsidR="00324627" w:rsidRDefault="00324627" w:rsidP="00324627"/>
    <w:p w:rsidR="00324627" w:rsidRDefault="00923C0B" w:rsidP="00324627">
      <w:pPr>
        <w:pStyle w:val="Heading2"/>
      </w:pPr>
      <w:bookmarkStart w:id="102" w:name="_Toc310801900"/>
      <w:r>
        <w:t>4.4</w:t>
      </w:r>
      <w:r w:rsidR="00324627">
        <w:t xml:space="preserve"> Architecture Top Verification</w:t>
      </w:r>
      <w:bookmarkEnd w:id="102"/>
    </w:p>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Heading1"/>
      </w:pPr>
      <w:bookmarkStart w:id="103" w:name="_Toc310801901"/>
      <w:r>
        <w:lastRenderedPageBreak/>
        <w:t>5. Summary</w:t>
      </w:r>
      <w:bookmarkEnd w:id="103"/>
    </w:p>
    <w:p w:rsidR="00324627" w:rsidRDefault="00324627" w:rsidP="00324627"/>
    <w:p w:rsidR="00324627" w:rsidRDefault="00324627" w:rsidP="00324627"/>
    <w:p w:rsidR="00324627" w:rsidRDefault="00324627" w:rsidP="00324627"/>
    <w:p w:rsidR="00324627" w:rsidRDefault="00324627">
      <w:pPr>
        <w:spacing w:after="200" w:line="276" w:lineRule="auto"/>
      </w:pPr>
      <w:r>
        <w:br w:type="page"/>
      </w:r>
    </w:p>
    <w:p w:rsidR="00324627" w:rsidRDefault="00324627" w:rsidP="00324627">
      <w:pPr>
        <w:pStyle w:val="Heading1"/>
      </w:pPr>
      <w:bookmarkStart w:id="104" w:name="_Toc310801902"/>
      <w:r>
        <w:lastRenderedPageBreak/>
        <w:t>6. Bibliography</w:t>
      </w:r>
      <w:bookmarkEnd w:id="104"/>
    </w:p>
    <w:p w:rsidR="00324627" w:rsidRDefault="00324627" w:rsidP="00324627">
      <w:pPr>
        <w:pStyle w:val="Heading1"/>
      </w:pPr>
    </w:p>
    <w:p w:rsidR="00324627" w:rsidRDefault="00324627" w:rsidP="00324627">
      <w:pPr>
        <w:pStyle w:val="Heading1"/>
      </w:pPr>
    </w:p>
    <w:p w:rsidR="00324627" w:rsidRDefault="00324627" w:rsidP="00324627">
      <w:pPr>
        <w:pStyle w:val="Heading1"/>
      </w:pPr>
    </w:p>
    <w:p w:rsidR="00324627" w:rsidRDefault="00324627" w:rsidP="00324627">
      <w:pPr>
        <w:rPr>
          <w:rFonts w:asciiTheme="majorHAnsi" w:eastAsiaTheme="majorEastAsia" w:hAnsiTheme="majorHAnsi" w:cstheme="majorBidi"/>
          <w:color w:val="365F91" w:themeColor="accent1" w:themeShade="BF"/>
          <w:sz w:val="28"/>
          <w:szCs w:val="28"/>
        </w:rPr>
      </w:pPr>
      <w:r>
        <w:br w:type="page"/>
      </w:r>
    </w:p>
    <w:p w:rsidR="000B2E43" w:rsidRDefault="00324627" w:rsidP="00324627">
      <w:pPr>
        <w:pStyle w:val="Heading1"/>
      </w:pPr>
      <w:bookmarkStart w:id="105" w:name="_Toc310801903"/>
      <w:r>
        <w:lastRenderedPageBreak/>
        <w:t xml:space="preserve">7. Appendix A </w:t>
      </w:r>
      <w:r w:rsidR="000B2E43">
        <w:t>–</w:t>
      </w:r>
      <w:r>
        <w:t xml:space="preserve"> </w:t>
      </w:r>
      <w:r w:rsidR="000B2E43">
        <w:t>Block-Level Design</w:t>
      </w:r>
      <w:bookmarkEnd w:id="105"/>
    </w:p>
    <w:p w:rsidR="00324627" w:rsidRDefault="000B2E43" w:rsidP="000B2E43">
      <w:pPr>
        <w:pStyle w:val="Heading2"/>
      </w:pPr>
      <w:bookmarkStart w:id="106" w:name="_Toc310801904"/>
      <w:r>
        <w:t>7.1 Wishbone Slave</w:t>
      </w:r>
      <w:bookmarkEnd w:id="106"/>
    </w:p>
    <w:p w:rsidR="000B2E43" w:rsidRDefault="000B2E43" w:rsidP="000B2E43"/>
    <w:p w:rsidR="000B2E43" w:rsidRDefault="000B2E43" w:rsidP="000B2E43">
      <w:pPr>
        <w:pStyle w:val="Heading2"/>
        <w:rPr>
          <w:ins w:id="107" w:author="Beeri" w:date="2011-12-08T08:57:00Z"/>
        </w:rPr>
      </w:pPr>
      <w:bookmarkStart w:id="108" w:name="_Toc310801905"/>
      <w:r>
        <w:t>7.2 Message Pack Encoder</w:t>
      </w:r>
      <w:bookmarkEnd w:id="108"/>
    </w:p>
    <w:p w:rsidR="00167CAB" w:rsidRDefault="00167CAB" w:rsidP="00167CAB">
      <w:pPr>
        <w:rPr>
          <w:ins w:id="109" w:author="Beeri" w:date="2011-12-08T08:57:00Z"/>
        </w:rPr>
      </w:pPr>
      <w:ins w:id="110" w:author="Beeri" w:date="2011-12-08T08:57:00Z">
        <w:r>
          <w:t>Message Pack Decoder Encoder transmits data from the Type and Address registers, and from the RAM, in a Message Pack format:</w:t>
        </w:r>
      </w:ins>
    </w:p>
    <w:p w:rsidR="00167CAB" w:rsidRDefault="00167CAB" w:rsidP="00167CAB">
      <w:pPr>
        <w:pStyle w:val="ListParagraph"/>
        <w:numPr>
          <w:ilvl w:val="0"/>
          <w:numId w:val="21"/>
        </w:numPr>
        <w:spacing w:after="200" w:line="276" w:lineRule="auto"/>
        <w:rPr>
          <w:ins w:id="111" w:author="Beeri" w:date="2011-12-08T08:57:00Z"/>
        </w:rPr>
      </w:pPr>
      <w:ins w:id="112" w:author="Beeri" w:date="2011-12-08T08:57:00Z">
        <w:r w:rsidRPr="00B57343">
          <w:rPr>
            <w:b/>
            <w:bCs/>
          </w:rPr>
          <w:t>SOF</w:t>
        </w:r>
        <w:r>
          <w:t xml:space="preserve"> – Start of Frame</w:t>
        </w:r>
      </w:ins>
    </w:p>
    <w:p w:rsidR="00167CAB" w:rsidRDefault="00167CAB" w:rsidP="00167CAB">
      <w:pPr>
        <w:pStyle w:val="ListParagraph"/>
        <w:numPr>
          <w:ilvl w:val="0"/>
          <w:numId w:val="21"/>
        </w:numPr>
        <w:spacing w:after="200" w:line="276" w:lineRule="auto"/>
        <w:rPr>
          <w:ins w:id="113" w:author="Beeri" w:date="2011-12-08T08:57:00Z"/>
        </w:rPr>
      </w:pPr>
      <w:ins w:id="114" w:author="Beeri" w:date="2011-12-08T08:57:00Z">
        <w:r w:rsidRPr="00B57343">
          <w:rPr>
            <w:b/>
            <w:bCs/>
          </w:rPr>
          <w:t>Type</w:t>
        </w:r>
        <w:r>
          <w:t xml:space="preserve"> – Message type</w:t>
        </w:r>
      </w:ins>
    </w:p>
    <w:p w:rsidR="00167CAB" w:rsidRDefault="00167CAB" w:rsidP="00167CAB">
      <w:pPr>
        <w:pStyle w:val="ListParagraph"/>
        <w:numPr>
          <w:ilvl w:val="0"/>
          <w:numId w:val="21"/>
        </w:numPr>
        <w:spacing w:after="200" w:line="276" w:lineRule="auto"/>
        <w:rPr>
          <w:ins w:id="115" w:author="Beeri" w:date="2011-12-08T08:57:00Z"/>
        </w:rPr>
      </w:pPr>
      <w:ins w:id="116" w:author="Beeri" w:date="2011-12-08T08:57:00Z">
        <w:r w:rsidRPr="00B57343">
          <w:rPr>
            <w:b/>
            <w:bCs/>
          </w:rPr>
          <w:t>Address</w:t>
        </w:r>
        <w:r>
          <w:t xml:space="preserve"> – Address for the data, or for other purposes</w:t>
        </w:r>
      </w:ins>
    </w:p>
    <w:p w:rsidR="00167CAB" w:rsidRDefault="00167CAB" w:rsidP="00167CAB">
      <w:pPr>
        <w:pStyle w:val="ListParagraph"/>
        <w:numPr>
          <w:ilvl w:val="0"/>
          <w:numId w:val="20"/>
        </w:numPr>
        <w:spacing w:after="200" w:line="276" w:lineRule="auto"/>
        <w:rPr>
          <w:ins w:id="117" w:author="Beeri" w:date="2011-12-08T08:57:00Z"/>
        </w:rPr>
      </w:pPr>
      <w:ins w:id="118" w:author="Beeri" w:date="2011-12-08T08:57:00Z">
        <w:r w:rsidRPr="00B57343">
          <w:rPr>
            <w:b/>
            <w:bCs/>
          </w:rPr>
          <w:t>Length</w:t>
        </w:r>
        <w:r>
          <w:t xml:space="preserve"> – Data length. Data length </w:t>
        </w:r>
        <w:r w:rsidRPr="00A62698">
          <w:rPr>
            <w:u w:val="single"/>
          </w:rPr>
          <w:t>CANNOT</w:t>
        </w:r>
        <w:r>
          <w:t xml:space="preserve"> be less than 1. </w:t>
        </w:r>
      </w:ins>
    </w:p>
    <w:p w:rsidR="00167CAB" w:rsidRDefault="00167CAB" w:rsidP="00167CAB">
      <w:pPr>
        <w:pStyle w:val="ListParagraph"/>
        <w:numPr>
          <w:ilvl w:val="0"/>
          <w:numId w:val="21"/>
        </w:numPr>
        <w:spacing w:after="200" w:line="276" w:lineRule="auto"/>
        <w:rPr>
          <w:ins w:id="119" w:author="Beeri" w:date="2011-12-08T08:57:00Z"/>
        </w:rPr>
      </w:pPr>
      <w:ins w:id="120" w:author="Beeri" w:date="2011-12-08T08:57:00Z">
        <w:r w:rsidRPr="00B57343">
          <w:rPr>
            <w:b/>
            <w:bCs/>
          </w:rPr>
          <w:t>Data (Payload)</w:t>
        </w:r>
        <w:r>
          <w:t xml:space="preserve"> – The wrapped data</w:t>
        </w:r>
      </w:ins>
    </w:p>
    <w:p w:rsidR="00167CAB" w:rsidRDefault="00167CAB" w:rsidP="00167CAB">
      <w:pPr>
        <w:pStyle w:val="ListParagraph"/>
        <w:numPr>
          <w:ilvl w:val="0"/>
          <w:numId w:val="21"/>
        </w:numPr>
        <w:spacing w:after="200" w:line="276" w:lineRule="auto"/>
        <w:rPr>
          <w:ins w:id="121" w:author="Beeri" w:date="2011-12-08T08:57:00Z"/>
        </w:rPr>
      </w:pPr>
      <w:ins w:id="122" w:author="Beeri" w:date="2011-12-08T08:57:00Z">
        <w:r w:rsidRPr="00B57343">
          <w:rPr>
            <w:b/>
            <w:bCs/>
          </w:rPr>
          <w:t>CRC</w:t>
        </w:r>
        <w:r>
          <w:t xml:space="preserve"> – CRC of Type, Address, Length and Data blocks</w:t>
        </w:r>
      </w:ins>
    </w:p>
    <w:p w:rsidR="00167CAB" w:rsidRDefault="00167CAB" w:rsidP="00167CAB">
      <w:pPr>
        <w:pStyle w:val="ListParagraph"/>
        <w:numPr>
          <w:ilvl w:val="0"/>
          <w:numId w:val="21"/>
        </w:numPr>
        <w:spacing w:after="200" w:line="276" w:lineRule="auto"/>
        <w:rPr>
          <w:ins w:id="123" w:author="Beeri" w:date="2011-12-08T09:02:00Z"/>
        </w:rPr>
      </w:pPr>
      <w:ins w:id="124" w:author="Beeri" w:date="2011-12-08T08:57:00Z">
        <w:r w:rsidRPr="00B57343">
          <w:rPr>
            <w:b/>
            <w:bCs/>
          </w:rPr>
          <w:t>EOF</w:t>
        </w:r>
        <w:r>
          <w:t xml:space="preserve"> – End of Frame</w:t>
        </w:r>
      </w:ins>
    </w:p>
    <w:p w:rsidR="00677641" w:rsidRDefault="00677641" w:rsidP="00677641">
      <w:pPr>
        <w:pStyle w:val="Heading3"/>
        <w:rPr>
          <w:ins w:id="125" w:author="Beeri" w:date="2011-12-08T09:02:00Z"/>
        </w:rPr>
      </w:pPr>
      <w:bookmarkStart w:id="126" w:name="_Toc286564212"/>
      <w:ins w:id="127" w:author="Beeri" w:date="2011-12-08T09:02:00Z">
        <w:r>
          <w:t xml:space="preserve">7.2.1 </w:t>
        </w:r>
        <w:r>
          <w:t>Input Registers</w:t>
        </w:r>
        <w:bookmarkEnd w:id="126"/>
      </w:ins>
    </w:p>
    <w:p w:rsidR="00677641" w:rsidRPr="00677641" w:rsidRDefault="00677641" w:rsidP="00677641">
      <w:pPr>
        <w:keepNext/>
        <w:rPr>
          <w:ins w:id="128" w:author="Beeri" w:date="2011-12-08T09:02:00Z"/>
        </w:rPr>
      </w:pPr>
      <w:ins w:id="129" w:author="Beeri" w:date="2011-12-08T09:02:00Z">
        <w:r>
          <w:t>Input registers of Type, Address and Length</w:t>
        </w:r>
        <w:r>
          <w:t xml:space="preserve"> are </w:t>
        </w:r>
      </w:ins>
      <w:ins w:id="130" w:author="Beeri" w:date="2011-12-08T09:03:00Z">
        <w:r>
          <w:t>valid</w:t>
        </w:r>
      </w:ins>
      <w:ins w:id="131" w:author="Beeri" w:date="2011-12-08T09:02:00Z">
        <w:r>
          <w:t>, together with</w:t>
        </w:r>
      </w:ins>
      <w:ins w:id="132" w:author="Beeri" w:date="2011-12-08T09:03:00Z">
        <w:r>
          <w:t xml:space="preserve"> </w:t>
        </w:r>
        <w:proofErr w:type="spellStart"/>
        <w:r>
          <w:rPr>
            <w:i/>
            <w:iCs/>
          </w:rPr>
          <w:t>reg_ready</w:t>
        </w:r>
        <w:proofErr w:type="spellEnd"/>
        <w:r>
          <w:t xml:space="preserve"> signal assertion.</w:t>
        </w:r>
      </w:ins>
    </w:p>
    <w:p w:rsidR="00677641" w:rsidRDefault="00677641" w:rsidP="00677641">
      <w:pPr>
        <w:keepNext/>
        <w:rPr>
          <w:ins w:id="133" w:author="Beeri" w:date="2011-12-08T09:02:00Z"/>
        </w:rPr>
      </w:pPr>
    </w:p>
    <w:p w:rsidR="00677641" w:rsidRDefault="00677641" w:rsidP="00677641">
      <w:pPr>
        <w:pStyle w:val="Heading3"/>
        <w:rPr>
          <w:ins w:id="134" w:author="Beeri" w:date="2011-12-08T09:02:00Z"/>
        </w:rPr>
      </w:pPr>
      <w:bookmarkStart w:id="135" w:name="_Toc286564213"/>
      <w:ins w:id="136" w:author="Beeri" w:date="2011-12-08T09:03:00Z">
        <w:r>
          <w:t xml:space="preserve">7.2.2 </w:t>
        </w:r>
      </w:ins>
      <w:ins w:id="137" w:author="Beeri" w:date="2011-12-08T09:02:00Z">
        <w:r>
          <w:t>FIFO Handshake</w:t>
        </w:r>
        <w:bookmarkEnd w:id="135"/>
      </w:ins>
    </w:p>
    <w:p w:rsidR="00677641" w:rsidRDefault="00677641" w:rsidP="00677641">
      <w:pPr>
        <w:rPr>
          <w:ins w:id="138" w:author="Beeri" w:date="2011-12-08T09:02:00Z"/>
        </w:rPr>
      </w:pPr>
      <w:ins w:id="139" w:author="Beeri" w:date="2011-12-08T09:02:00Z">
        <w:r>
          <w:t xml:space="preserve">MP Encoder </w:t>
        </w:r>
      </w:ins>
      <w:ins w:id="140" w:author="Beeri" w:date="2011-12-08T09:03:00Z">
        <w:r>
          <w:t xml:space="preserve">transmits </w:t>
        </w:r>
      </w:ins>
      <w:ins w:id="141" w:author="Beeri" w:date="2011-12-08T09:02:00Z">
        <w:r>
          <w:t>all the blocks data to the FIFO. From the FIFO, message will be transmitted by some data transmitter</w:t>
        </w:r>
      </w:ins>
      <w:ins w:id="142" w:author="Beeri" w:date="2011-12-08T09:03:00Z">
        <w:r>
          <w:t xml:space="preserve"> </w:t>
        </w:r>
        <w:r>
          <w:t>–</w:t>
        </w:r>
        <w:r>
          <w:t xml:space="preserve"> SPI in this project</w:t>
        </w:r>
      </w:ins>
      <w:ins w:id="143" w:author="Beeri" w:date="2011-12-08T09:02:00Z">
        <w:r>
          <w:t>.</w:t>
        </w:r>
      </w:ins>
    </w:p>
    <w:p w:rsidR="00677641" w:rsidRDefault="00677641" w:rsidP="00677641">
      <w:pPr>
        <w:rPr>
          <w:ins w:id="144" w:author="Beeri" w:date="2011-12-08T09:02:00Z"/>
        </w:rPr>
      </w:pPr>
      <w:ins w:id="145" w:author="Beeri" w:date="2011-12-08T09:02:00Z">
        <w:r>
          <w:t xml:space="preserve">In case FIFO is full – MP Encoder will </w:t>
        </w:r>
        <w:proofErr w:type="gramStart"/>
        <w:r>
          <w:t>pause</w:t>
        </w:r>
        <w:proofErr w:type="gramEnd"/>
        <w:r>
          <w:t xml:space="preserve"> the transmission, and will resume the transmission as soon as the FIFO will not be full.</w:t>
        </w:r>
      </w:ins>
    </w:p>
    <w:p w:rsidR="00677641" w:rsidRDefault="00677641" w:rsidP="00677641">
      <w:pPr>
        <w:rPr>
          <w:ins w:id="146" w:author="Beeri" w:date="2011-12-08T09:02:00Z"/>
          <w:noProof/>
        </w:rPr>
      </w:pPr>
      <w:ins w:id="147" w:author="Beeri" w:date="2011-12-08T09:02:00Z">
        <w:r>
          <w:t>When the FIFO is not FULL, MP Encoder can transmit data into the FIFO, together with the</w:t>
        </w:r>
        <w:r>
          <w:rPr>
            <w:i/>
            <w:iCs/>
          </w:rPr>
          <w:t xml:space="preserve"> </w:t>
        </w:r>
        <w:proofErr w:type="spellStart"/>
        <w:r>
          <w:rPr>
            <w:i/>
            <w:iCs/>
          </w:rPr>
          <w:t>enc_dout_val</w:t>
        </w:r>
        <w:proofErr w:type="spellEnd"/>
        <w:r>
          <w:t xml:space="preserve"> flag.</w:t>
        </w:r>
      </w:ins>
    </w:p>
    <w:p w:rsidR="00677641" w:rsidRDefault="00677641" w:rsidP="00677641">
      <w:pPr>
        <w:rPr>
          <w:ins w:id="148" w:author="Beeri" w:date="2011-12-08T09:02:00Z"/>
        </w:rPr>
      </w:pPr>
      <w:ins w:id="149" w:author="Beeri" w:date="2011-12-08T09:02:00Z">
        <w:r>
          <w:rPr>
            <w:noProof/>
          </w:rPr>
          <w:drawing>
            <wp:inline distT="0" distB="0" distL="0" distR="0">
              <wp:extent cx="5487924" cy="1521460"/>
              <wp:effectExtent l="6096" t="0" r="0" b="0"/>
              <wp:docPr id="8" name="Object 1"/>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77300" cy="2461929"/>
                        <a:chOff x="133350" y="2143116"/>
                        <a:chExt cx="8877300" cy="2461929"/>
                      </a:xfrm>
                    </a:grpSpPr>
                    <a:pic>
                      <a:nvPicPr>
                        <a:cNvPr id="24578" name="Picture 2"/>
                        <a:cNvPicPr>
                          <a:picLocks noChangeAspect="1" noChangeArrowheads="1"/>
                        </a:cNvPicPr>
                      </a:nvPicPr>
                      <a:blipFill>
                        <a:blip r:embed="rId30"/>
                        <a:srcRect/>
                        <a:stretch>
                          <a:fillRect/>
                        </a:stretch>
                      </a:blipFill>
                      <a:spPr bwMode="auto">
                        <a:xfrm>
                          <a:off x="133350" y="2933700"/>
                          <a:ext cx="8877300" cy="990600"/>
                        </a:xfrm>
                        <a:prstGeom prst="rect">
                          <a:avLst/>
                        </a:prstGeom>
                        <a:noFill/>
                        <a:ln w="9525">
                          <a:noFill/>
                          <a:miter lim="800000"/>
                          <a:headEnd/>
                          <a:tailEnd/>
                        </a:ln>
                        <a:effectLst/>
                      </a:spPr>
                    </a:pic>
                    <a:sp>
                      <a:nvSpPr>
                        <a:cNvPr id="3" name="Rectangle 5"/>
                        <a:cNvSpPr>
                          <a:spLocks noChangeArrowheads="1"/>
                        </a:cNvSpPr>
                      </a:nvSpPr>
                      <a:spPr bwMode="auto">
                        <a:xfrm>
                          <a:off x="7286645" y="3071810"/>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4" name="Text Box 15"/>
                        <a:cNvSpPr txBox="1">
                          <a:spLocks noChangeArrowheads="1"/>
                        </a:cNvSpPr>
                      </a:nvSpPr>
                      <a:spPr bwMode="auto">
                        <a:xfrm>
                          <a:off x="6786578" y="2214554"/>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FIFO Full – Encoder pauses transmission</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5" name="Straight Arrow Connector 4"/>
                        <a:cNvCxnSpPr>
                          <a:stCxn id="4" idx="2"/>
                          <a:endCxn id="3" idx="0"/>
                        </a:cNvCxnSpPr>
                      </a:nvCxnSpPr>
                      <a:spPr>
                        <a:xfrm rot="5400000">
                          <a:off x="7499618" y="2748998"/>
                          <a:ext cx="395591" cy="250032"/>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14" name="Rectangle 5"/>
                        <a:cNvSpPr>
                          <a:spLocks noChangeArrowheads="1"/>
                        </a:cNvSpPr>
                      </a:nvSpPr>
                      <a:spPr bwMode="auto">
                        <a:xfrm>
                          <a:off x="4572000" y="3286124"/>
                          <a:ext cx="571504" cy="214314"/>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15" name="Text Box 15"/>
                        <a:cNvSpPr txBox="1">
                          <a:spLocks noChangeArrowheads="1"/>
                        </a:cNvSpPr>
                      </a:nvSpPr>
                      <a:spPr bwMode="auto">
                        <a:xfrm>
                          <a:off x="2928926" y="2143116"/>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First transmission to FIFO causes it not to be empty</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16" name="Straight Arrow Connector 15"/>
                        <a:cNvCxnSpPr>
                          <a:stCxn id="15" idx="2"/>
                          <a:endCxn id="14" idx="0"/>
                        </a:cNvCxnSpPr>
                      </a:nvCxnSpPr>
                      <a:spPr>
                        <a:xfrm rot="16200000" flipH="1">
                          <a:off x="4070593" y="2498964"/>
                          <a:ext cx="681343" cy="892975"/>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a:sp>
                      <a:nvSpPr>
                        <a:cNvPr id="20" name="Rectangle 5"/>
                        <a:cNvSpPr>
                          <a:spLocks noChangeArrowheads="1"/>
                        </a:cNvSpPr>
                      </a:nvSpPr>
                      <a:spPr bwMode="auto">
                        <a:xfrm>
                          <a:off x="5500694" y="3429000"/>
                          <a:ext cx="357190" cy="428628"/>
                        </a:xfrm>
                        <a:prstGeom prst="rect">
                          <a:avLst/>
                        </a:prstGeom>
                        <a:solidFill>
                          <a:schemeClr val="accent1">
                            <a:alpha val="21960"/>
                          </a:schemeClr>
                        </a:solidFill>
                        <a:ln w="9525">
                          <a:solidFill>
                            <a:srgbClr val="FF6600"/>
                          </a:solidFill>
                          <a:miter lim="800000"/>
                          <a:headEnd/>
                          <a:tailEnd/>
                        </a:ln>
                      </a:spPr>
                      <a:txSp>
                        <a:txBody>
                          <a:bodyPr wrap="none" anchor="ctr"/>
                          <a:lstStyle>
                            <a:defPPr>
                              <a:defRPr lang="he-IL"/>
                            </a:defPPr>
                            <a:lvl1pPr algn="r" rtl="1" fontAlgn="base">
                              <a:spcBef>
                                <a:spcPct val="0"/>
                              </a:spcBef>
                              <a:spcAft>
                                <a:spcPct val="0"/>
                              </a:spcAft>
                              <a:defRPr kern="1200">
                                <a:solidFill>
                                  <a:schemeClr val="tx1"/>
                                </a:solidFill>
                                <a:latin typeface="Arial" pitchFamily="34" charset="0"/>
                                <a:ea typeface="+mn-ea"/>
                                <a:cs typeface="Arial" pitchFamily="34" charset="0"/>
                              </a:defRPr>
                            </a:lvl1pPr>
                            <a:lvl2pPr marL="457200" algn="r" rtl="1" fontAlgn="base">
                              <a:spcBef>
                                <a:spcPct val="0"/>
                              </a:spcBef>
                              <a:spcAft>
                                <a:spcPct val="0"/>
                              </a:spcAft>
                              <a:defRPr kern="1200">
                                <a:solidFill>
                                  <a:schemeClr val="tx1"/>
                                </a:solidFill>
                                <a:latin typeface="Arial" pitchFamily="34" charset="0"/>
                                <a:ea typeface="+mn-ea"/>
                                <a:cs typeface="Arial" pitchFamily="34" charset="0"/>
                              </a:defRPr>
                            </a:lvl2pPr>
                            <a:lvl3pPr marL="914400" algn="r" rtl="1" fontAlgn="base">
                              <a:spcBef>
                                <a:spcPct val="0"/>
                              </a:spcBef>
                              <a:spcAft>
                                <a:spcPct val="0"/>
                              </a:spcAft>
                              <a:defRPr kern="1200">
                                <a:solidFill>
                                  <a:schemeClr val="tx1"/>
                                </a:solidFill>
                                <a:latin typeface="Arial" pitchFamily="34" charset="0"/>
                                <a:ea typeface="+mn-ea"/>
                                <a:cs typeface="Arial" pitchFamily="34" charset="0"/>
                              </a:defRPr>
                            </a:lvl3pPr>
                            <a:lvl4pPr marL="1371600" algn="r" rtl="1" fontAlgn="base">
                              <a:spcBef>
                                <a:spcPct val="0"/>
                              </a:spcBef>
                              <a:spcAft>
                                <a:spcPct val="0"/>
                              </a:spcAft>
                              <a:defRPr kern="1200">
                                <a:solidFill>
                                  <a:schemeClr val="tx1"/>
                                </a:solidFill>
                                <a:latin typeface="Arial" pitchFamily="34" charset="0"/>
                                <a:ea typeface="+mn-ea"/>
                                <a:cs typeface="Arial" pitchFamily="34" charset="0"/>
                              </a:defRPr>
                            </a:lvl4pPr>
                            <a:lvl5pPr marL="1828800" algn="r" rtl="1" fontAlgn="base">
                              <a:spcBef>
                                <a:spcPct val="0"/>
                              </a:spcBef>
                              <a:spcAft>
                                <a:spcPct val="0"/>
                              </a:spcAft>
                              <a:defRPr kern="1200">
                                <a:solidFill>
                                  <a:schemeClr val="tx1"/>
                                </a:solidFill>
                                <a:latin typeface="Arial" pitchFamily="34" charset="0"/>
                                <a:ea typeface="+mn-ea"/>
                                <a:cs typeface="Arial" pitchFamily="34" charset="0"/>
                              </a:defRPr>
                            </a:lvl5pPr>
                            <a:lvl6pPr marL="2286000" algn="r" defTabSz="914400" rtl="1" eaLnBrk="1" latinLnBrk="0" hangingPunct="1">
                              <a:defRPr kern="1200">
                                <a:solidFill>
                                  <a:schemeClr val="tx1"/>
                                </a:solidFill>
                                <a:latin typeface="Arial" pitchFamily="34" charset="0"/>
                                <a:ea typeface="+mn-ea"/>
                                <a:cs typeface="Arial" pitchFamily="34" charset="0"/>
                              </a:defRPr>
                            </a:lvl6pPr>
                            <a:lvl7pPr marL="2743200" algn="r" defTabSz="914400" rtl="1" eaLnBrk="1" latinLnBrk="0" hangingPunct="1">
                              <a:defRPr kern="1200">
                                <a:solidFill>
                                  <a:schemeClr val="tx1"/>
                                </a:solidFill>
                                <a:latin typeface="Arial" pitchFamily="34" charset="0"/>
                                <a:ea typeface="+mn-ea"/>
                                <a:cs typeface="Arial" pitchFamily="34" charset="0"/>
                              </a:defRPr>
                            </a:lvl7pPr>
                            <a:lvl8pPr marL="3200400" algn="r" defTabSz="914400" rtl="1" eaLnBrk="1" latinLnBrk="0" hangingPunct="1">
                              <a:defRPr kern="1200">
                                <a:solidFill>
                                  <a:schemeClr val="tx1"/>
                                </a:solidFill>
                                <a:latin typeface="Arial" pitchFamily="34" charset="0"/>
                                <a:ea typeface="+mn-ea"/>
                                <a:cs typeface="Arial" pitchFamily="34" charset="0"/>
                              </a:defRPr>
                            </a:lvl8pPr>
                            <a:lvl9pPr marL="3657600" algn="r" defTabSz="914400" rtl="1" eaLnBrk="1" latinLnBrk="0" hangingPunct="1">
                              <a:defRPr kern="1200">
                                <a:solidFill>
                                  <a:schemeClr val="tx1"/>
                                </a:solidFill>
                                <a:latin typeface="Arial" pitchFamily="34" charset="0"/>
                                <a:ea typeface="+mn-ea"/>
                                <a:cs typeface="Arial" pitchFamily="34" charset="0"/>
                              </a:defRPr>
                            </a:lvl9pPr>
                          </a:lstStyle>
                          <a:p>
                            <a:endParaRPr lang="he-IL"/>
                          </a:p>
                        </a:txBody>
                        <a:useSpRect/>
                      </a:txSp>
                    </a:sp>
                    <a:sp>
                      <a:nvSpPr>
                        <a:cNvPr id="21" name="Text Box 15"/>
                        <a:cNvSpPr txBox="1">
                          <a:spLocks noChangeArrowheads="1"/>
                        </a:cNvSpPr>
                      </a:nvSpPr>
                      <a:spPr bwMode="auto">
                        <a:xfrm>
                          <a:off x="4071934" y="4143380"/>
                          <a:ext cx="2071702" cy="461665"/>
                        </a:xfrm>
                        <a:prstGeom prst="rect">
                          <a:avLst/>
                        </a:prstGeom>
                        <a:ln>
                          <a:headEnd/>
                          <a:tailEnd/>
                        </a:ln>
                      </a:spPr>
                      <a:txSp>
                        <a:txBody>
                          <a:bodyPr wrap="square">
                            <a:spAutoFit/>
                          </a:bodyPr>
                          <a:lstStyle>
                            <a:defPPr>
                              <a:defRPr lang="he-IL"/>
                            </a:defPPr>
                            <a:lvl1pPr algn="r" rtl="1" fontAlgn="base">
                              <a:spcBef>
                                <a:spcPct val="0"/>
                              </a:spcBef>
                              <a:spcAft>
                                <a:spcPct val="0"/>
                              </a:spcAft>
                              <a:defRPr kern="1200">
                                <a:solidFill>
                                  <a:schemeClr val="lt1"/>
                                </a:solidFill>
                                <a:latin typeface="+mn-lt"/>
                                <a:ea typeface="+mn-ea"/>
                                <a:cs typeface="+mn-cs"/>
                              </a:defRPr>
                            </a:lvl1pPr>
                            <a:lvl2pPr marL="457200" algn="r" rtl="1" fontAlgn="base">
                              <a:spcBef>
                                <a:spcPct val="0"/>
                              </a:spcBef>
                              <a:spcAft>
                                <a:spcPct val="0"/>
                              </a:spcAft>
                              <a:defRPr kern="1200">
                                <a:solidFill>
                                  <a:schemeClr val="lt1"/>
                                </a:solidFill>
                                <a:latin typeface="+mn-lt"/>
                                <a:ea typeface="+mn-ea"/>
                                <a:cs typeface="+mn-cs"/>
                              </a:defRPr>
                            </a:lvl2pPr>
                            <a:lvl3pPr marL="914400" algn="r" rtl="1" fontAlgn="base">
                              <a:spcBef>
                                <a:spcPct val="0"/>
                              </a:spcBef>
                              <a:spcAft>
                                <a:spcPct val="0"/>
                              </a:spcAft>
                              <a:defRPr kern="1200">
                                <a:solidFill>
                                  <a:schemeClr val="lt1"/>
                                </a:solidFill>
                                <a:latin typeface="+mn-lt"/>
                                <a:ea typeface="+mn-ea"/>
                                <a:cs typeface="+mn-cs"/>
                              </a:defRPr>
                            </a:lvl3pPr>
                            <a:lvl4pPr marL="1371600" algn="r" rtl="1" fontAlgn="base">
                              <a:spcBef>
                                <a:spcPct val="0"/>
                              </a:spcBef>
                              <a:spcAft>
                                <a:spcPct val="0"/>
                              </a:spcAft>
                              <a:defRPr kern="1200">
                                <a:solidFill>
                                  <a:schemeClr val="lt1"/>
                                </a:solidFill>
                                <a:latin typeface="+mn-lt"/>
                                <a:ea typeface="+mn-ea"/>
                                <a:cs typeface="+mn-cs"/>
                              </a:defRPr>
                            </a:lvl4pPr>
                            <a:lvl5pPr marL="1828800" algn="r" rtl="1" fontAlgn="base">
                              <a:spcBef>
                                <a:spcPct val="0"/>
                              </a:spcBef>
                              <a:spcAft>
                                <a:spcPct val="0"/>
                              </a:spcAft>
                              <a:defRPr kern="1200">
                                <a:solidFill>
                                  <a:schemeClr val="lt1"/>
                                </a:solidFill>
                                <a:latin typeface="+mn-lt"/>
                                <a:ea typeface="+mn-ea"/>
                                <a:cs typeface="+mn-cs"/>
                              </a:defRPr>
                            </a:lvl5pPr>
                            <a:lvl6pPr marL="2286000" algn="r" defTabSz="914400" rtl="1" eaLnBrk="1" latinLnBrk="0" hangingPunct="1">
                              <a:defRPr kern="1200">
                                <a:solidFill>
                                  <a:schemeClr val="lt1"/>
                                </a:solidFill>
                                <a:latin typeface="+mn-lt"/>
                                <a:ea typeface="+mn-ea"/>
                                <a:cs typeface="+mn-cs"/>
                              </a:defRPr>
                            </a:lvl6pPr>
                            <a:lvl7pPr marL="2743200" algn="r" defTabSz="914400" rtl="1" eaLnBrk="1" latinLnBrk="0" hangingPunct="1">
                              <a:defRPr kern="1200">
                                <a:solidFill>
                                  <a:schemeClr val="lt1"/>
                                </a:solidFill>
                                <a:latin typeface="+mn-lt"/>
                                <a:ea typeface="+mn-ea"/>
                                <a:cs typeface="+mn-cs"/>
                              </a:defRPr>
                            </a:lvl7pPr>
                            <a:lvl8pPr marL="3200400" algn="r" defTabSz="914400" rtl="1" eaLnBrk="1" latinLnBrk="0" hangingPunct="1">
                              <a:defRPr kern="1200">
                                <a:solidFill>
                                  <a:schemeClr val="lt1"/>
                                </a:solidFill>
                                <a:latin typeface="+mn-lt"/>
                                <a:ea typeface="+mn-ea"/>
                                <a:cs typeface="+mn-cs"/>
                              </a:defRPr>
                            </a:lvl8pPr>
                            <a:lvl9pPr marL="3657600" algn="r" defTabSz="914400" rtl="1" eaLnBrk="1" latinLnBrk="0" hangingPunct="1">
                              <a:defRPr kern="1200">
                                <a:solidFill>
                                  <a:schemeClr val="lt1"/>
                                </a:solidFill>
                                <a:latin typeface="+mn-lt"/>
                                <a:ea typeface="+mn-ea"/>
                                <a:cs typeface="+mn-cs"/>
                              </a:defRPr>
                            </a:lvl9pPr>
                          </a:lstStyle>
                          <a:p>
                            <a:pPr algn="ctr" rtl="0"/>
                            <a:r>
                              <a:rPr lang="en-US" sz="1200" dirty="0" smtClean="0">
                                <a:solidFill>
                                  <a:schemeClr val="bg1"/>
                                </a:solidFill>
                              </a:rPr>
                              <a:t>Data from Encoder to FIFO and Data Valid signal</a:t>
                            </a:r>
                            <a:endParaRPr lang="en-US" sz="1200" dirty="0">
                              <a:solidFill>
                                <a:schemeClr val="bg1"/>
                              </a:solidFill>
                            </a:endParaRPr>
                          </a:p>
                        </a:txBody>
                        <a:useSpRect/>
                      </a:txSp>
                      <a:style>
                        <a:lnRef idx="1">
                          <a:schemeClr val="accent1"/>
                        </a:lnRef>
                        <a:fillRef idx="3">
                          <a:schemeClr val="accent1"/>
                        </a:fillRef>
                        <a:effectRef idx="2">
                          <a:schemeClr val="accent1"/>
                        </a:effectRef>
                        <a:fontRef idx="minor">
                          <a:schemeClr val="lt1"/>
                        </a:fontRef>
                      </a:style>
                    </a:sp>
                    <a:cxnSp>
                      <a:nvCxnSpPr>
                        <a:cNvPr id="22" name="Straight Arrow Connector 21"/>
                        <a:cNvCxnSpPr>
                          <a:stCxn id="21" idx="0"/>
                          <a:endCxn id="20" idx="2"/>
                        </a:cNvCxnSpPr>
                      </a:nvCxnSpPr>
                      <a:spPr>
                        <a:xfrm rot="5400000" flipH="1" flipV="1">
                          <a:off x="5250661" y="3714752"/>
                          <a:ext cx="285752" cy="571504"/>
                        </a:xfrm>
                        <a:prstGeom prst="straightConnector1">
                          <a:avLst/>
                        </a:prstGeom>
                        <a:ln>
                          <a:tailEnd type="arrow"/>
                        </a:ln>
                      </a:spPr>
                      <a:style>
                        <a:lnRef idx="3">
                          <a:schemeClr val="accent2"/>
                        </a:lnRef>
                        <a:fillRef idx="0">
                          <a:schemeClr val="accent2"/>
                        </a:fillRef>
                        <a:effectRef idx="2">
                          <a:schemeClr val="accent2"/>
                        </a:effectRef>
                        <a:fontRef idx="minor">
                          <a:schemeClr val="tx1"/>
                        </a:fontRef>
                      </a:style>
                    </a:cxnSp>
                  </lc:lockedCanvas>
                </a:graphicData>
              </a:graphic>
            </wp:inline>
          </w:drawing>
        </w:r>
      </w:ins>
    </w:p>
    <w:p w:rsidR="00677641" w:rsidRPr="00677641" w:rsidRDefault="00677641" w:rsidP="00677641">
      <w:pPr>
        <w:pStyle w:val="Caption"/>
        <w:bidi w:val="0"/>
        <w:jc w:val="center"/>
        <w:rPr>
          <w:ins w:id="150" w:author="Beeri" w:date="2011-12-08T09:02:00Z"/>
          <w:noProof/>
          <w:rPrChange w:id="151" w:author="Beeri" w:date="2011-12-08T09:04:00Z">
            <w:rPr>
              <w:ins w:id="152" w:author="Beeri" w:date="2011-12-08T09:02:00Z"/>
              <w:color w:val="000000"/>
              <w:sz w:val="16"/>
              <w:szCs w:val="16"/>
            </w:rPr>
          </w:rPrChange>
        </w:rPr>
      </w:pPr>
      <w:bookmarkStart w:id="153" w:name="_Toc286564242"/>
      <w:ins w:id="154" w:author="Beeri" w:date="2011-12-08T09:02:00Z">
        <w:r w:rsidRPr="00677641">
          <w:rPr>
            <w:noProof/>
            <w:rPrChange w:id="155" w:author="Beeri" w:date="2011-12-08T09:04:00Z">
              <w:rPr>
                <w:color w:val="000000"/>
                <w:sz w:val="16"/>
                <w:szCs w:val="16"/>
              </w:rPr>
            </w:rPrChange>
          </w:rPr>
          <w:t xml:space="preserve">Figure </w:t>
        </w:r>
        <w:r w:rsidRPr="00677641">
          <w:rPr>
            <w:noProof/>
            <w:rPrChange w:id="156" w:author="Beeri" w:date="2011-12-08T09:04:00Z">
              <w:rPr>
                <w:color w:val="000000"/>
                <w:sz w:val="16"/>
                <w:szCs w:val="16"/>
              </w:rPr>
            </w:rPrChange>
          </w:rPr>
          <w:fldChar w:fldCharType="begin"/>
        </w:r>
        <w:r w:rsidRPr="00677641">
          <w:rPr>
            <w:noProof/>
            <w:rPrChange w:id="157" w:author="Beeri" w:date="2011-12-08T09:04:00Z">
              <w:rPr>
                <w:color w:val="000000"/>
                <w:sz w:val="16"/>
                <w:szCs w:val="16"/>
              </w:rPr>
            </w:rPrChange>
          </w:rPr>
          <w:instrText xml:space="preserve"> SEQ Figure \* ARABIC </w:instrText>
        </w:r>
        <w:r w:rsidRPr="00677641">
          <w:rPr>
            <w:noProof/>
            <w:rPrChange w:id="158" w:author="Beeri" w:date="2011-12-08T09:04:00Z">
              <w:rPr>
                <w:color w:val="000000"/>
                <w:sz w:val="16"/>
                <w:szCs w:val="16"/>
              </w:rPr>
            </w:rPrChange>
          </w:rPr>
          <w:fldChar w:fldCharType="separate"/>
        </w:r>
        <w:r w:rsidRPr="00677641">
          <w:rPr>
            <w:noProof/>
            <w:rPrChange w:id="159" w:author="Beeri" w:date="2011-12-08T09:04:00Z">
              <w:rPr>
                <w:noProof/>
                <w:color w:val="000000"/>
                <w:sz w:val="16"/>
                <w:szCs w:val="16"/>
              </w:rPr>
            </w:rPrChange>
          </w:rPr>
          <w:t>14</w:t>
        </w:r>
        <w:r w:rsidRPr="00677641">
          <w:rPr>
            <w:noProof/>
            <w:rPrChange w:id="160" w:author="Beeri" w:date="2011-12-08T09:04:00Z">
              <w:rPr>
                <w:color w:val="000000"/>
                <w:sz w:val="16"/>
                <w:szCs w:val="16"/>
              </w:rPr>
            </w:rPrChange>
          </w:rPr>
          <w:fldChar w:fldCharType="end"/>
        </w:r>
        <w:r w:rsidRPr="00677641">
          <w:rPr>
            <w:noProof/>
            <w:rPrChange w:id="161" w:author="Beeri" w:date="2011-12-08T09:04:00Z">
              <w:rPr>
                <w:color w:val="000000"/>
                <w:sz w:val="16"/>
                <w:szCs w:val="16"/>
              </w:rPr>
            </w:rPrChange>
          </w:rPr>
          <w:t xml:space="preserve"> – Message Pack Encoder &lt;--&gt; FIFO Handshake</w:t>
        </w:r>
        <w:bookmarkEnd w:id="153"/>
      </w:ins>
    </w:p>
    <w:p w:rsidR="00677641" w:rsidRDefault="00677641" w:rsidP="00677641">
      <w:pPr>
        <w:rPr>
          <w:ins w:id="162" w:author="Beeri" w:date="2011-12-08T09:02:00Z"/>
        </w:rPr>
      </w:pPr>
    </w:p>
    <w:p w:rsidR="00677641" w:rsidRPr="00B12F45" w:rsidRDefault="00677641" w:rsidP="00677641">
      <w:pPr>
        <w:pStyle w:val="Heading3"/>
        <w:rPr>
          <w:ins w:id="163" w:author="Beeri" w:date="2011-12-08T09:02:00Z"/>
          <w:color w:val="000000"/>
          <w:sz w:val="16"/>
          <w:szCs w:val="16"/>
        </w:rPr>
      </w:pPr>
      <w:bookmarkStart w:id="164" w:name="_Toc286564214"/>
      <w:ins w:id="165" w:author="Beeri" w:date="2011-12-08T09:04:00Z">
        <w:r>
          <w:lastRenderedPageBreak/>
          <w:t xml:space="preserve">7.2.3 </w:t>
        </w:r>
      </w:ins>
      <w:ins w:id="166" w:author="Beeri" w:date="2011-12-08T09:02:00Z">
        <w:r>
          <w:t>CRC Handshake</w:t>
        </w:r>
        <w:bookmarkEnd w:id="164"/>
      </w:ins>
    </w:p>
    <w:p w:rsidR="00677641" w:rsidRDefault="00677641" w:rsidP="00677641">
      <w:pPr>
        <w:keepNext/>
        <w:rPr>
          <w:ins w:id="167" w:author="Beeri" w:date="2011-12-08T09:02:00Z"/>
        </w:rPr>
      </w:pPr>
      <w:ins w:id="168" w:author="Beeri" w:date="2011-12-08T09:02:00Z">
        <w:r>
          <w:t>MP Encoder transmits Type, Address, Length and Payload data to the CRC block.</w:t>
        </w:r>
      </w:ins>
    </w:p>
    <w:p w:rsidR="00677641" w:rsidRDefault="00677641" w:rsidP="00677641">
      <w:pPr>
        <w:keepNext/>
        <w:rPr>
          <w:ins w:id="169" w:author="Beeri" w:date="2011-12-08T09:02:00Z"/>
        </w:rPr>
      </w:pPr>
    </w:p>
    <w:p w:rsidR="00677641" w:rsidRDefault="00677641" w:rsidP="00677641">
      <w:pPr>
        <w:pStyle w:val="Heading3"/>
        <w:rPr>
          <w:ins w:id="170" w:author="Beeri" w:date="2011-12-08T09:02:00Z"/>
        </w:rPr>
      </w:pPr>
      <w:bookmarkStart w:id="171" w:name="_Toc286564215"/>
      <w:ins w:id="172" w:author="Beeri" w:date="2011-12-08T09:05:00Z">
        <w:r>
          <w:t xml:space="preserve">7.2.4 </w:t>
        </w:r>
      </w:ins>
      <w:ins w:id="173" w:author="Beeri" w:date="2011-12-08T09:02:00Z">
        <w:r>
          <w:t>RAM Handshake</w:t>
        </w:r>
        <w:bookmarkEnd w:id="171"/>
      </w:ins>
    </w:p>
    <w:p w:rsidR="00677641" w:rsidRDefault="00677641" w:rsidP="00677641">
      <w:pPr>
        <w:keepNext/>
        <w:rPr>
          <w:ins w:id="174" w:author="Beeri" w:date="2011-12-08T09:02:00Z"/>
        </w:rPr>
      </w:pPr>
      <w:ins w:id="175" w:author="Beeri" w:date="2011-12-08T09:02:00Z">
        <w:r>
          <w:t>MP Encoder reads the payload data, to be transmitted, from the RAM. Data is read, together with the RAM address and read enable signal. Output data from RAM is companioned with valid signal.</w:t>
        </w:r>
      </w:ins>
    </w:p>
    <w:p w:rsidR="00677641" w:rsidRDefault="00677641" w:rsidP="00677641">
      <w:pPr>
        <w:keepNext/>
        <w:rPr>
          <w:ins w:id="176" w:author="Beeri" w:date="2011-12-08T09:02:00Z"/>
        </w:rPr>
      </w:pPr>
    </w:p>
    <w:p w:rsidR="00677641" w:rsidRDefault="00677641" w:rsidP="00677641">
      <w:pPr>
        <w:pStyle w:val="Heading3"/>
        <w:rPr>
          <w:ins w:id="177" w:author="Beeri" w:date="2011-12-08T09:02:00Z"/>
        </w:rPr>
      </w:pPr>
      <w:bookmarkStart w:id="178" w:name="_Toc286564216"/>
      <w:ins w:id="179" w:author="Beeri" w:date="2011-12-08T09:05:00Z">
        <w:r>
          <w:t xml:space="preserve">7.2.5 </w:t>
        </w:r>
      </w:ins>
      <w:ins w:id="180" w:author="Beeri" w:date="2011-12-08T09:02:00Z">
        <w:r>
          <w:t>Message Pack Encoder Done</w:t>
        </w:r>
        <w:bookmarkEnd w:id="178"/>
      </w:ins>
    </w:p>
    <w:p w:rsidR="00677641" w:rsidRDefault="00677641" w:rsidP="00677641">
      <w:pPr>
        <w:keepNext/>
        <w:rPr>
          <w:ins w:id="181" w:author="Beeri" w:date="2011-12-08T09:02:00Z"/>
        </w:rPr>
      </w:pPr>
      <w:proofErr w:type="spellStart"/>
      <w:proofErr w:type="gramStart"/>
      <w:ins w:id="182" w:author="Beeri" w:date="2011-12-08T09:02:00Z">
        <w:r>
          <w:rPr>
            <w:i/>
            <w:iCs/>
          </w:rPr>
          <w:t>mp_enc_done</w:t>
        </w:r>
        <w:proofErr w:type="spellEnd"/>
        <w:proofErr w:type="gramEnd"/>
        <w:r>
          <w:t xml:space="preserve"> flag will be </w:t>
        </w:r>
      </w:ins>
      <w:ins w:id="183" w:author="Beeri" w:date="2011-12-08T09:05:00Z">
        <w:r>
          <w:t xml:space="preserve">asserted as </w:t>
        </w:r>
      </w:ins>
      <w:ins w:id="184" w:author="Beeri" w:date="2011-12-08T09:02:00Z">
        <w:r>
          <w:t>all data has been transmitted to the FIFO.</w:t>
        </w:r>
      </w:ins>
    </w:p>
    <w:p w:rsidR="00167CAB" w:rsidRPr="00167CAB" w:rsidRDefault="00167CAB" w:rsidP="00167CAB">
      <w:pPr>
        <w:pPrChange w:id="185" w:author="Beeri" w:date="2011-12-08T08:57:00Z">
          <w:pPr>
            <w:pStyle w:val="Heading2"/>
          </w:pPr>
        </w:pPrChange>
      </w:pPr>
    </w:p>
    <w:p w:rsidR="000B2E43" w:rsidRDefault="000B2E43" w:rsidP="000B2E43"/>
    <w:p w:rsidR="000B2E43" w:rsidRDefault="000B2E43" w:rsidP="000B2E43">
      <w:pPr>
        <w:pStyle w:val="Heading2"/>
        <w:rPr>
          <w:ins w:id="186" w:author="Beeri" w:date="2011-12-08T08:56:00Z"/>
        </w:rPr>
      </w:pPr>
      <w:bookmarkStart w:id="187" w:name="_Toc310801906"/>
      <w:r>
        <w:t>7.3 Message Pack Decoder</w:t>
      </w:r>
      <w:bookmarkEnd w:id="187"/>
    </w:p>
    <w:p w:rsidR="00167CAB" w:rsidRDefault="00167CAB" w:rsidP="00167CAB">
      <w:pPr>
        <w:rPr>
          <w:ins w:id="188" w:author="Beeri" w:date="2011-12-08T08:56:00Z"/>
        </w:rPr>
      </w:pPr>
      <w:ins w:id="189" w:author="Beeri" w:date="2011-12-08T08:56:00Z">
        <w:r>
          <w:t>Message Pack Decoder receives a message pack, built from the following blocks:</w:t>
        </w:r>
      </w:ins>
    </w:p>
    <w:p w:rsidR="00167CAB" w:rsidRDefault="00167CAB" w:rsidP="00167CAB">
      <w:pPr>
        <w:pStyle w:val="ListParagraph"/>
        <w:numPr>
          <w:ilvl w:val="0"/>
          <w:numId w:val="20"/>
        </w:numPr>
        <w:spacing w:after="200" w:line="276" w:lineRule="auto"/>
        <w:rPr>
          <w:ins w:id="190" w:author="Beeri" w:date="2011-12-08T08:56:00Z"/>
        </w:rPr>
      </w:pPr>
      <w:bookmarkStart w:id="191" w:name="_Toc275754766"/>
      <w:bookmarkStart w:id="192" w:name="_Toc275835960"/>
      <w:ins w:id="193" w:author="Beeri" w:date="2011-12-08T08:56:00Z">
        <w:r w:rsidRPr="00B57343">
          <w:rPr>
            <w:b/>
            <w:bCs/>
          </w:rPr>
          <w:t>SOF</w:t>
        </w:r>
        <w:r>
          <w:t xml:space="preserve"> – Start of Frame</w:t>
        </w:r>
      </w:ins>
    </w:p>
    <w:p w:rsidR="00167CAB" w:rsidRDefault="00167CAB" w:rsidP="00167CAB">
      <w:pPr>
        <w:pStyle w:val="ListParagraph"/>
        <w:numPr>
          <w:ilvl w:val="0"/>
          <w:numId w:val="20"/>
        </w:numPr>
        <w:spacing w:after="200" w:line="276" w:lineRule="auto"/>
        <w:rPr>
          <w:ins w:id="194" w:author="Beeri" w:date="2011-12-08T08:56:00Z"/>
        </w:rPr>
      </w:pPr>
      <w:ins w:id="195" w:author="Beeri" w:date="2011-12-08T08:56:00Z">
        <w:r w:rsidRPr="00B57343">
          <w:rPr>
            <w:b/>
            <w:bCs/>
          </w:rPr>
          <w:t>Type</w:t>
        </w:r>
        <w:r>
          <w:t xml:space="preserve"> – Message type</w:t>
        </w:r>
      </w:ins>
    </w:p>
    <w:p w:rsidR="00167CAB" w:rsidRDefault="00167CAB" w:rsidP="00167CAB">
      <w:pPr>
        <w:pStyle w:val="ListParagraph"/>
        <w:numPr>
          <w:ilvl w:val="0"/>
          <w:numId w:val="20"/>
        </w:numPr>
        <w:spacing w:after="200" w:line="276" w:lineRule="auto"/>
        <w:rPr>
          <w:ins w:id="196" w:author="Beeri" w:date="2011-12-08T08:56:00Z"/>
        </w:rPr>
      </w:pPr>
      <w:ins w:id="197" w:author="Beeri" w:date="2011-12-08T08:56:00Z">
        <w:r w:rsidRPr="00B57343">
          <w:rPr>
            <w:b/>
            <w:bCs/>
          </w:rPr>
          <w:t>Address</w:t>
        </w:r>
        <w:r>
          <w:t xml:space="preserve"> – Address for the data, or for other purposes</w:t>
        </w:r>
      </w:ins>
    </w:p>
    <w:p w:rsidR="00167CAB" w:rsidRDefault="00167CAB" w:rsidP="00167CAB">
      <w:pPr>
        <w:pStyle w:val="ListParagraph"/>
        <w:numPr>
          <w:ilvl w:val="0"/>
          <w:numId w:val="20"/>
        </w:numPr>
        <w:spacing w:after="200" w:line="276" w:lineRule="auto"/>
        <w:rPr>
          <w:ins w:id="198" w:author="Beeri" w:date="2011-12-08T08:56:00Z"/>
        </w:rPr>
      </w:pPr>
      <w:ins w:id="199" w:author="Beeri" w:date="2011-12-08T08:56:00Z">
        <w:r w:rsidRPr="00B57343">
          <w:rPr>
            <w:b/>
            <w:bCs/>
          </w:rPr>
          <w:t>Length</w:t>
        </w:r>
        <w:r>
          <w:t xml:space="preserve"> – Data length. Data length </w:t>
        </w:r>
        <w:r w:rsidRPr="00A62698">
          <w:rPr>
            <w:u w:val="single"/>
          </w:rPr>
          <w:t>CANNOT</w:t>
        </w:r>
        <w:r>
          <w:t xml:space="preserve"> be less than 1. </w:t>
        </w:r>
      </w:ins>
    </w:p>
    <w:p w:rsidR="00167CAB" w:rsidRDefault="00167CAB" w:rsidP="00167CAB">
      <w:pPr>
        <w:pStyle w:val="ListParagraph"/>
        <w:numPr>
          <w:ilvl w:val="0"/>
          <w:numId w:val="20"/>
        </w:numPr>
        <w:spacing w:after="200" w:line="276" w:lineRule="auto"/>
        <w:rPr>
          <w:ins w:id="200" w:author="Beeri" w:date="2011-12-08T08:56:00Z"/>
        </w:rPr>
      </w:pPr>
      <w:ins w:id="201" w:author="Beeri" w:date="2011-12-08T08:56:00Z">
        <w:r w:rsidRPr="00B57343">
          <w:rPr>
            <w:b/>
            <w:bCs/>
          </w:rPr>
          <w:t>Data</w:t>
        </w:r>
        <w:r>
          <w:t xml:space="preserve"> </w:t>
        </w:r>
        <w:r w:rsidRPr="00B57343">
          <w:rPr>
            <w:b/>
            <w:bCs/>
          </w:rPr>
          <w:t>(Payload)</w:t>
        </w:r>
        <w:r>
          <w:t xml:space="preserve"> – The wrapped data</w:t>
        </w:r>
      </w:ins>
    </w:p>
    <w:p w:rsidR="00167CAB" w:rsidRDefault="00167CAB" w:rsidP="00167CAB">
      <w:pPr>
        <w:pStyle w:val="ListParagraph"/>
        <w:numPr>
          <w:ilvl w:val="0"/>
          <w:numId w:val="20"/>
        </w:numPr>
        <w:spacing w:after="200" w:line="276" w:lineRule="auto"/>
        <w:rPr>
          <w:ins w:id="202" w:author="Beeri" w:date="2011-12-08T08:56:00Z"/>
        </w:rPr>
      </w:pPr>
      <w:ins w:id="203" w:author="Beeri" w:date="2011-12-08T08:56:00Z">
        <w:r w:rsidRPr="00B57343">
          <w:rPr>
            <w:b/>
            <w:bCs/>
          </w:rPr>
          <w:t>CRC</w:t>
        </w:r>
        <w:r>
          <w:t xml:space="preserve"> – CRC of Type, Address, Length and Data blocks</w:t>
        </w:r>
      </w:ins>
    </w:p>
    <w:p w:rsidR="00167CAB" w:rsidRDefault="00167CAB" w:rsidP="00167CAB">
      <w:pPr>
        <w:pStyle w:val="ListParagraph"/>
        <w:numPr>
          <w:ilvl w:val="0"/>
          <w:numId w:val="20"/>
        </w:numPr>
        <w:spacing w:after="200" w:line="276" w:lineRule="auto"/>
        <w:rPr>
          <w:ins w:id="204" w:author="Beeri" w:date="2011-12-08T08:56:00Z"/>
        </w:rPr>
      </w:pPr>
      <w:ins w:id="205" w:author="Beeri" w:date="2011-12-08T08:56:00Z">
        <w:r w:rsidRPr="00B57343">
          <w:rPr>
            <w:b/>
            <w:bCs/>
          </w:rPr>
          <w:t>EOF</w:t>
        </w:r>
        <w:r>
          <w:t xml:space="preserve"> – End of Frame</w:t>
        </w:r>
      </w:ins>
    </w:p>
    <w:p w:rsidR="00167CAB" w:rsidRDefault="00167CAB" w:rsidP="00167CAB">
      <w:pPr>
        <w:rPr>
          <w:ins w:id="206" w:author="Beeri" w:date="2011-12-08T08:56:00Z"/>
        </w:rPr>
      </w:pPr>
      <w:ins w:id="207" w:author="Beeri" w:date="2011-12-08T08:56:00Z">
        <w:r>
          <w:t xml:space="preserve">The MP sniffs the data line, until </w:t>
        </w:r>
        <w:proofErr w:type="spellStart"/>
        <w:r>
          <w:t>is</w:t>
        </w:r>
        <w:proofErr w:type="spellEnd"/>
        <w:r>
          <w:t xml:space="preserve"> receives SOF block. Then it decodes the message: Type, Address and Length will be stored into registers, and will be valid when the EOF is received. Data will be stored into RAM.</w:t>
        </w:r>
      </w:ins>
    </w:p>
    <w:p w:rsidR="00167CAB" w:rsidRDefault="00167CAB" w:rsidP="00167CAB">
      <w:pPr>
        <w:contextualSpacing/>
        <w:rPr>
          <w:ins w:id="208" w:author="Beeri" w:date="2011-12-08T08:56:00Z"/>
        </w:rPr>
      </w:pPr>
      <w:ins w:id="209" w:author="Beeri" w:date="2011-12-08T08:56:00Z">
        <w:r>
          <w:t>Special problematic SOF words are being handled:</w:t>
        </w:r>
      </w:ins>
    </w:p>
    <w:p w:rsidR="00167CAB" w:rsidRDefault="00167CAB" w:rsidP="00167CAB">
      <w:pPr>
        <w:contextualSpacing/>
        <w:rPr>
          <w:ins w:id="210" w:author="Beeri" w:date="2011-12-08T08:56:00Z"/>
        </w:rPr>
      </w:pPr>
      <w:ins w:id="211" w:author="Beeri" w:date="2011-12-08T08:56:00Z">
        <w:r>
          <w:t>Suppose SOF = 0xAABBCC.</w:t>
        </w:r>
      </w:ins>
    </w:p>
    <w:p w:rsidR="00167CAB" w:rsidRDefault="00167CAB" w:rsidP="00167CAB">
      <w:pPr>
        <w:contextualSpacing/>
        <w:rPr>
          <w:ins w:id="212" w:author="Beeri" w:date="2011-12-08T08:56:00Z"/>
        </w:rPr>
      </w:pPr>
      <w:ins w:id="213" w:author="Beeri" w:date="2011-12-08T08:56:00Z">
        <w:r>
          <w:t>A message of 0xAABBAABBCC... will be decode correctly by the MP decoder.</w:t>
        </w:r>
      </w:ins>
    </w:p>
    <w:bookmarkEnd w:id="191"/>
    <w:bookmarkEnd w:id="192"/>
    <w:p w:rsidR="00167CAB" w:rsidRPr="00167CAB" w:rsidRDefault="00167CAB" w:rsidP="00167CAB">
      <w:pPr>
        <w:pPrChange w:id="214" w:author="Beeri" w:date="2011-12-08T08:56:00Z">
          <w:pPr>
            <w:pStyle w:val="Heading2"/>
          </w:pPr>
        </w:pPrChange>
      </w:pPr>
    </w:p>
    <w:p w:rsidR="00167CAB" w:rsidRDefault="00167CAB" w:rsidP="00677641">
      <w:pPr>
        <w:pStyle w:val="Heading3"/>
        <w:rPr>
          <w:ins w:id="215" w:author="Beeri" w:date="2011-12-08T08:58:00Z"/>
        </w:rPr>
      </w:pPr>
      <w:bookmarkStart w:id="216" w:name="_Toc286564199"/>
      <w:ins w:id="217" w:author="Beeri" w:date="2011-12-08T08:59:00Z">
        <w:r>
          <w:t xml:space="preserve">7.3.1 </w:t>
        </w:r>
      </w:ins>
      <w:ins w:id="218" w:author="Beeri" w:date="2011-12-08T08:58:00Z">
        <w:r>
          <w:t xml:space="preserve">Data from </w:t>
        </w:r>
      </w:ins>
      <w:bookmarkEnd w:id="216"/>
      <w:ins w:id="219" w:author="Beeri" w:date="2011-12-08T08:59:00Z">
        <w:r w:rsidR="00677641">
          <w:t>Wishbone Slave</w:t>
        </w:r>
      </w:ins>
    </w:p>
    <w:p w:rsidR="00167CAB" w:rsidRDefault="00167CAB" w:rsidP="00677641">
      <w:pPr>
        <w:rPr>
          <w:ins w:id="220" w:author="Beeri" w:date="2011-12-08T08:58:00Z"/>
        </w:rPr>
      </w:pPr>
      <w:ins w:id="221" w:author="Beeri" w:date="2011-12-08T08:58:00Z">
        <w:r>
          <w:t xml:space="preserve">MP Decoder receives </w:t>
        </w:r>
      </w:ins>
      <w:ins w:id="222" w:author="Beeri" w:date="2011-12-08T08:59:00Z">
        <w:r w:rsidR="00677641">
          <w:t xml:space="preserve">parallel </w:t>
        </w:r>
      </w:ins>
      <w:ins w:id="223" w:author="Beeri" w:date="2011-12-08T08:58:00Z">
        <w:r>
          <w:t xml:space="preserve">data from </w:t>
        </w:r>
        <w:r>
          <w:rPr>
            <w:i/>
            <w:iCs/>
          </w:rPr>
          <w:t>din</w:t>
        </w:r>
      </w:ins>
      <w:ins w:id="224" w:author="Beeri" w:date="2011-12-08T08:59:00Z">
        <w:r w:rsidR="00677641">
          <w:t xml:space="preserve"> port</w:t>
        </w:r>
      </w:ins>
      <w:ins w:id="225" w:author="Beeri" w:date="2011-12-08T08:58:00Z">
        <w:r>
          <w:t xml:space="preserve">, together with the </w:t>
        </w:r>
        <w:r>
          <w:rPr>
            <w:i/>
            <w:iCs/>
          </w:rPr>
          <w:t>valid</w:t>
        </w:r>
        <w:r>
          <w:t xml:space="preserve"> signal.</w:t>
        </w:r>
      </w:ins>
    </w:p>
    <w:p w:rsidR="00167CAB" w:rsidRDefault="00167CAB" w:rsidP="00677641">
      <w:pPr>
        <w:rPr>
          <w:ins w:id="226" w:author="Beeri" w:date="2011-12-08T08:58:00Z"/>
        </w:rPr>
      </w:pPr>
      <w:ins w:id="227" w:author="Beeri" w:date="2011-12-08T08:58:00Z">
        <w:r>
          <w:t>When SOF (64</w:t>
        </w:r>
        <w:r>
          <w:rPr>
            <w:vertAlign w:val="subscript"/>
          </w:rPr>
          <w:t>hex</w:t>
        </w:r>
        <w:r>
          <w:t xml:space="preserve"> in this </w:t>
        </w:r>
      </w:ins>
      <w:ins w:id="228" w:author="Beeri" w:date="2011-12-08T08:59:00Z">
        <w:r w:rsidR="00677641">
          <w:t>project</w:t>
        </w:r>
      </w:ins>
      <w:ins w:id="229" w:author="Beeri" w:date="2011-12-08T08:58:00Z">
        <w:r>
          <w:t>) is received – the message decoding process is initialized.</w:t>
        </w:r>
      </w:ins>
    </w:p>
    <w:p w:rsidR="00167CAB" w:rsidRDefault="00677641" w:rsidP="00677641">
      <w:pPr>
        <w:pStyle w:val="Heading3"/>
        <w:rPr>
          <w:ins w:id="230" w:author="Beeri" w:date="2011-12-08T08:58:00Z"/>
        </w:rPr>
      </w:pPr>
      <w:bookmarkStart w:id="231" w:name="_Toc286564200"/>
      <w:bookmarkStart w:id="232" w:name="_Toc275754772"/>
      <w:bookmarkStart w:id="233" w:name="_Toc275835966"/>
      <w:ins w:id="234" w:author="Beeri" w:date="2011-12-08T08:59:00Z">
        <w:r>
          <w:lastRenderedPageBreak/>
          <w:t>7.3.</w:t>
        </w:r>
      </w:ins>
      <w:ins w:id="235" w:author="Beeri" w:date="2011-12-08T09:00:00Z">
        <w:r>
          <w:t>2 RAM</w:t>
        </w:r>
      </w:ins>
      <w:ins w:id="236" w:author="Beeri" w:date="2011-12-08T08:59:00Z">
        <w:r>
          <w:t xml:space="preserve"> </w:t>
        </w:r>
      </w:ins>
      <w:ins w:id="237" w:author="Beeri" w:date="2011-12-08T08:58:00Z">
        <w:r w:rsidR="00167CAB">
          <w:t>Handshake</w:t>
        </w:r>
        <w:bookmarkEnd w:id="231"/>
      </w:ins>
    </w:p>
    <w:p w:rsidR="00167CAB" w:rsidRDefault="00167CAB" w:rsidP="00167CAB">
      <w:pPr>
        <w:keepNext/>
        <w:rPr>
          <w:ins w:id="238" w:author="Beeri" w:date="2011-12-08T08:58:00Z"/>
        </w:rPr>
      </w:pPr>
      <w:ins w:id="239" w:author="Beeri" w:date="2011-12-08T08:58:00Z">
        <w:r>
          <w:t>MP Decoder transmits the received payload into the RAM. Data is being transmitted, together with the RAM address and valid signal</w:t>
        </w:r>
      </w:ins>
    </w:p>
    <w:p w:rsidR="00167CAB" w:rsidRDefault="00677641" w:rsidP="00167CAB">
      <w:pPr>
        <w:pStyle w:val="Heading3"/>
        <w:rPr>
          <w:ins w:id="240" w:author="Beeri" w:date="2011-12-08T08:58:00Z"/>
        </w:rPr>
      </w:pPr>
      <w:bookmarkStart w:id="241" w:name="_Toc286564201"/>
      <w:ins w:id="242" w:author="Beeri" w:date="2011-12-08T09:00:00Z">
        <w:r>
          <w:t xml:space="preserve">7.3.3 </w:t>
        </w:r>
      </w:ins>
      <w:ins w:id="243" w:author="Beeri" w:date="2011-12-08T08:58:00Z">
        <w:r w:rsidR="00167CAB">
          <w:t>CRC Handshake</w:t>
        </w:r>
        <w:bookmarkEnd w:id="241"/>
      </w:ins>
    </w:p>
    <w:p w:rsidR="00167CAB" w:rsidRDefault="00167CAB" w:rsidP="00677641">
      <w:pPr>
        <w:keepNext/>
        <w:rPr>
          <w:ins w:id="244" w:author="Beeri" w:date="2011-12-08T08:58:00Z"/>
        </w:rPr>
      </w:pPr>
      <w:ins w:id="245" w:author="Beeri" w:date="2011-12-08T08:58:00Z">
        <w:r>
          <w:t xml:space="preserve">MP Decoder transmits the received Type, Address, Length and Payload data to the CRC block. </w:t>
        </w:r>
      </w:ins>
      <w:ins w:id="246" w:author="Beeri" w:date="2011-12-08T09:00:00Z">
        <w:r w:rsidR="00677641">
          <w:t>In this project, Checksum was used instead.</w:t>
        </w:r>
      </w:ins>
    </w:p>
    <w:p w:rsidR="00167CAB" w:rsidRDefault="00677641" w:rsidP="00167CAB">
      <w:pPr>
        <w:pStyle w:val="Heading3"/>
        <w:rPr>
          <w:ins w:id="247" w:author="Beeri" w:date="2011-12-08T08:58:00Z"/>
        </w:rPr>
      </w:pPr>
      <w:bookmarkStart w:id="248" w:name="_Toc286564202"/>
      <w:ins w:id="249" w:author="Beeri" w:date="2011-12-08T09:00:00Z">
        <w:r>
          <w:t xml:space="preserve">7.3.4 </w:t>
        </w:r>
      </w:ins>
      <w:ins w:id="250" w:author="Beeri" w:date="2011-12-08T08:58:00Z">
        <w:r w:rsidR="00167CAB">
          <w:t>Output Registers</w:t>
        </w:r>
        <w:bookmarkEnd w:id="248"/>
      </w:ins>
    </w:p>
    <w:p w:rsidR="00167CAB" w:rsidRDefault="00167CAB" w:rsidP="00677641">
      <w:pPr>
        <w:keepNext/>
        <w:rPr>
          <w:ins w:id="251" w:author="Beeri" w:date="2011-12-08T08:58:00Z"/>
        </w:rPr>
      </w:pPr>
      <w:ins w:id="252" w:author="Beeri" w:date="2011-12-08T08:58:00Z">
        <w:r>
          <w:t xml:space="preserve">When correct EOF is received, </w:t>
        </w:r>
        <w:proofErr w:type="spellStart"/>
        <w:r>
          <w:rPr>
            <w:i/>
            <w:iCs/>
          </w:rPr>
          <w:t>mp_dec_done</w:t>
        </w:r>
        <w:proofErr w:type="spellEnd"/>
        <w:r>
          <w:t xml:space="preserve"> flag will be </w:t>
        </w:r>
      </w:ins>
      <w:ins w:id="253" w:author="Beeri" w:date="2011-12-08T09:00:00Z">
        <w:r w:rsidR="00677641">
          <w:t>asserted</w:t>
        </w:r>
      </w:ins>
      <w:ins w:id="254" w:author="Beeri" w:date="2011-12-08T08:58:00Z">
        <w:r>
          <w:t xml:space="preserve">. Type, Address and Length will be </w:t>
        </w:r>
      </w:ins>
      <w:ins w:id="255" w:author="Beeri" w:date="2011-12-08T09:00:00Z">
        <w:r w:rsidR="00677641">
          <w:t>valid</w:t>
        </w:r>
      </w:ins>
      <w:ins w:id="256" w:author="Beeri" w:date="2011-12-08T08:58:00Z">
        <w:r>
          <w:t xml:space="preserve"> </w:t>
        </w:r>
      </w:ins>
      <w:ins w:id="257" w:author="Beeri" w:date="2011-12-08T09:00:00Z">
        <w:r w:rsidR="00677641">
          <w:t>from</w:t>
        </w:r>
      </w:ins>
      <w:ins w:id="258" w:author="Beeri" w:date="2011-12-08T08:58:00Z">
        <w:r>
          <w:t xml:space="preserve"> that point</w:t>
        </w:r>
      </w:ins>
      <w:ins w:id="259" w:author="Beeri" w:date="2011-12-08T09:01:00Z">
        <w:r w:rsidR="00677641">
          <w:t xml:space="preserve"> until Reset or next </w:t>
        </w:r>
        <w:proofErr w:type="spellStart"/>
        <w:r w:rsidR="00677641">
          <w:rPr>
            <w:i/>
            <w:iCs/>
          </w:rPr>
          <w:t>mp_dec_done</w:t>
        </w:r>
        <w:proofErr w:type="spellEnd"/>
        <w:r w:rsidR="00677641">
          <w:t xml:space="preserve"> assertion</w:t>
        </w:r>
      </w:ins>
      <w:ins w:id="260" w:author="Beeri" w:date="2011-12-08T08:58:00Z">
        <w:r>
          <w:t>.</w:t>
        </w:r>
      </w:ins>
    </w:p>
    <w:p w:rsidR="00167CAB" w:rsidRDefault="00677641" w:rsidP="00167CAB">
      <w:pPr>
        <w:pStyle w:val="Heading3"/>
        <w:rPr>
          <w:ins w:id="261" w:author="Beeri" w:date="2011-12-08T08:58:00Z"/>
        </w:rPr>
      </w:pPr>
      <w:bookmarkStart w:id="262" w:name="_Toc286564203"/>
      <w:ins w:id="263" w:author="Beeri" w:date="2011-12-08T09:01:00Z">
        <w:r>
          <w:t xml:space="preserve">7.3.5 </w:t>
        </w:r>
      </w:ins>
      <w:ins w:id="264" w:author="Beeri" w:date="2011-12-08T08:58:00Z">
        <w:r w:rsidR="00167CAB">
          <w:t>Error Flags</w:t>
        </w:r>
        <w:bookmarkEnd w:id="262"/>
      </w:ins>
    </w:p>
    <w:p w:rsidR="00167CAB" w:rsidRDefault="00167CAB" w:rsidP="00167CAB">
      <w:pPr>
        <w:keepNext/>
        <w:rPr>
          <w:ins w:id="265" w:author="Beeri" w:date="2011-12-08T08:58:00Z"/>
        </w:rPr>
      </w:pPr>
      <w:ins w:id="266" w:author="Beeri" w:date="2011-12-08T08:58:00Z">
        <w:r>
          <w:t>There are two error output flags:</w:t>
        </w:r>
      </w:ins>
    </w:p>
    <w:p w:rsidR="00167CAB" w:rsidRDefault="00167CAB" w:rsidP="00167CAB">
      <w:pPr>
        <w:pStyle w:val="ListParagraph"/>
        <w:numPr>
          <w:ilvl w:val="0"/>
          <w:numId w:val="22"/>
        </w:numPr>
        <w:spacing w:after="200" w:line="276" w:lineRule="auto"/>
        <w:rPr>
          <w:ins w:id="267" w:author="Beeri" w:date="2011-12-08T08:58:00Z"/>
        </w:rPr>
      </w:pPr>
      <w:ins w:id="268" w:author="Beeri" w:date="2011-12-08T08:58:00Z">
        <w:r w:rsidRPr="00424E69">
          <w:rPr>
            <w:b/>
            <w:bCs/>
          </w:rPr>
          <w:t>CRC Error</w:t>
        </w:r>
        <w:r>
          <w:t xml:space="preserve"> – will be raised in case received CRC and calculated CRC are not equal.</w:t>
        </w:r>
      </w:ins>
    </w:p>
    <w:p w:rsidR="00167CAB" w:rsidRDefault="00167CAB" w:rsidP="00167CAB">
      <w:pPr>
        <w:pStyle w:val="ListParagraph"/>
        <w:numPr>
          <w:ilvl w:val="0"/>
          <w:numId w:val="22"/>
        </w:numPr>
        <w:spacing w:after="200" w:line="276" w:lineRule="auto"/>
        <w:rPr>
          <w:ins w:id="269" w:author="Beeri" w:date="2011-12-08T08:58:00Z"/>
        </w:rPr>
      </w:pPr>
      <w:ins w:id="270" w:author="Beeri" w:date="2011-12-08T08:58:00Z">
        <w:r>
          <w:rPr>
            <w:b/>
            <w:bCs/>
          </w:rPr>
          <w:t>EOF Error</w:t>
        </w:r>
        <w:r>
          <w:t xml:space="preserve"> – will be raised in case received EOF and defined EOF (by generic parameter) are not equal. In case such error has occurred – </w:t>
        </w:r>
        <w:proofErr w:type="spellStart"/>
        <w:r>
          <w:rPr>
            <w:i/>
            <w:iCs/>
          </w:rPr>
          <w:t>mp_dec_done</w:t>
        </w:r>
        <w:proofErr w:type="spellEnd"/>
        <w:r>
          <w:t xml:space="preserve"> flag will not be raised.</w:t>
        </w:r>
      </w:ins>
    </w:p>
    <w:p w:rsidR="00167CAB" w:rsidRDefault="00167CAB" w:rsidP="00167CAB">
      <w:pPr>
        <w:pStyle w:val="ListParagraph"/>
        <w:rPr>
          <w:ins w:id="271" w:author="Beeri" w:date="2011-12-08T08:58:00Z"/>
        </w:rPr>
      </w:pPr>
    </w:p>
    <w:p w:rsidR="00167CAB" w:rsidRDefault="00677641" w:rsidP="00167CAB">
      <w:pPr>
        <w:pStyle w:val="Heading3"/>
        <w:rPr>
          <w:ins w:id="272" w:author="Beeri" w:date="2011-12-08T08:58:00Z"/>
        </w:rPr>
      </w:pPr>
      <w:bookmarkStart w:id="273" w:name="_Toc286564204"/>
      <w:ins w:id="274" w:author="Beeri" w:date="2011-12-08T09:01:00Z">
        <w:r>
          <w:t xml:space="preserve">7.4.6 </w:t>
        </w:r>
      </w:ins>
      <w:ins w:id="275" w:author="Beeri" w:date="2011-12-08T08:58:00Z">
        <w:r w:rsidR="00167CAB">
          <w:t>Message Pack Decoder Done</w:t>
        </w:r>
        <w:bookmarkEnd w:id="273"/>
      </w:ins>
    </w:p>
    <w:p w:rsidR="00167CAB" w:rsidRDefault="00167CAB" w:rsidP="00167CAB">
      <w:pPr>
        <w:keepNext/>
        <w:rPr>
          <w:ins w:id="276" w:author="Beeri" w:date="2011-12-08T09:07:00Z"/>
        </w:rPr>
      </w:pPr>
      <w:ins w:id="277" w:author="Beeri" w:date="2011-12-08T08:58:00Z">
        <w:r>
          <w:t xml:space="preserve">When correct EOF is received, </w:t>
        </w:r>
        <w:proofErr w:type="spellStart"/>
        <w:r>
          <w:rPr>
            <w:i/>
            <w:iCs/>
          </w:rPr>
          <w:t>mp_dec_done</w:t>
        </w:r>
        <w:proofErr w:type="spellEnd"/>
        <w:r>
          <w:t xml:space="preserve"> flag will be raised. In case of EOF error – this flag will not be received.</w:t>
        </w:r>
      </w:ins>
    </w:p>
    <w:p w:rsidR="007C63B8" w:rsidRDefault="007C63B8" w:rsidP="00167CAB">
      <w:pPr>
        <w:keepNext/>
        <w:rPr>
          <w:ins w:id="278" w:author="Beeri" w:date="2011-12-08T08:58:00Z"/>
        </w:rPr>
      </w:pPr>
    </w:p>
    <w:bookmarkEnd w:id="232"/>
    <w:bookmarkEnd w:id="233"/>
    <w:p w:rsidR="000B2E43" w:rsidDel="007C63B8" w:rsidRDefault="007C63B8" w:rsidP="007C63B8">
      <w:pPr>
        <w:rPr>
          <w:del w:id="279" w:author="Beeri" w:date="2011-12-08T08:58:00Z"/>
        </w:rPr>
      </w:pPr>
      <w:ins w:id="280" w:author="Beeri" w:date="2011-12-08T09:06:00Z">
        <w:r>
          <w:t>7.4 Checksum</w:t>
        </w:r>
      </w:ins>
    </w:p>
    <w:p w:rsidR="007C63B8" w:rsidRDefault="007C63B8" w:rsidP="000B2E43">
      <w:pPr>
        <w:pStyle w:val="Heading2"/>
        <w:rPr>
          <w:ins w:id="281" w:author="Beeri" w:date="2011-12-08T09:06:00Z"/>
          <w:rFonts w:ascii="Times New Roman" w:eastAsia="Times New Roman" w:hAnsi="Times New Roman" w:cs="Times New Roman"/>
          <w:b w:val="0"/>
          <w:bCs w:val="0"/>
          <w:color w:val="auto"/>
          <w:sz w:val="24"/>
          <w:szCs w:val="24"/>
        </w:rPr>
      </w:pPr>
    </w:p>
    <w:p w:rsidR="007C63B8" w:rsidRDefault="007C63B8" w:rsidP="007C63B8">
      <w:pPr>
        <w:pStyle w:val="Heading3"/>
        <w:rPr>
          <w:ins w:id="282" w:author="Beeri" w:date="2011-12-08T09:07:00Z"/>
        </w:rPr>
        <w:pPrChange w:id="283" w:author="Beeri" w:date="2011-12-08T09:07:00Z">
          <w:pPr>
            <w:pStyle w:val="Heading2"/>
          </w:pPr>
        </w:pPrChange>
      </w:pPr>
      <w:bookmarkStart w:id="284" w:name="_Toc286564222"/>
      <w:ins w:id="285" w:author="Beeri" w:date="2011-12-08T09:07:00Z">
        <w:r>
          <w:t xml:space="preserve">7.3.1 </w:t>
        </w:r>
      </w:ins>
      <w:ins w:id="286" w:author="Beeri" w:date="2011-12-08T09:06:00Z">
        <w:r>
          <w:t>Checksum Handshake</w:t>
        </w:r>
      </w:ins>
      <w:bookmarkEnd w:id="284"/>
    </w:p>
    <w:p w:rsidR="007C63B8" w:rsidRPr="007C63B8" w:rsidRDefault="007C63B8" w:rsidP="007C63B8">
      <w:pPr>
        <w:rPr>
          <w:ins w:id="287" w:author="Beeri" w:date="2011-12-08T09:06:00Z"/>
        </w:rPr>
        <w:pPrChange w:id="288" w:author="Beeri" w:date="2011-12-08T09:07:00Z">
          <w:pPr>
            <w:pStyle w:val="Heading2"/>
          </w:pPr>
        </w:pPrChange>
      </w:pPr>
      <w:ins w:id="289" w:author="Beeri" w:date="2011-12-08T09:07:00Z">
        <w:r>
          <w:t>Two operation modes are supported:</w:t>
        </w:r>
      </w:ins>
    </w:p>
    <w:p w:rsidR="007C63B8" w:rsidRDefault="007C63B8" w:rsidP="007C63B8">
      <w:pPr>
        <w:rPr>
          <w:ins w:id="290" w:author="Beeri" w:date="2011-12-08T09:06:00Z"/>
        </w:rPr>
      </w:pPr>
      <w:ins w:id="291" w:author="Beeri" w:date="2011-12-08T09:06:00Z">
        <w:r w:rsidRPr="00105DC3">
          <w:rPr>
            <w:b/>
            <w:bCs/>
          </w:rPr>
          <w:t>Option 1</w:t>
        </w:r>
        <w:r>
          <w:t xml:space="preserve"> – </w:t>
        </w:r>
        <w:proofErr w:type="spellStart"/>
        <w:r>
          <w:rPr>
            <w:i/>
            <w:iCs/>
          </w:rPr>
          <w:t>req_checksum</w:t>
        </w:r>
        <w:proofErr w:type="spellEnd"/>
        <w:r>
          <w:t xml:space="preserve"> rise at the same clock with the </w:t>
        </w:r>
        <w:proofErr w:type="spellStart"/>
        <w:r>
          <w:rPr>
            <w:i/>
            <w:iCs/>
          </w:rPr>
          <w:t>data_valid</w:t>
        </w:r>
        <w:proofErr w:type="spellEnd"/>
        <w:r>
          <w:t xml:space="preserve"> assertion:</w:t>
        </w:r>
      </w:ins>
    </w:p>
    <w:p w:rsidR="007C63B8" w:rsidRDefault="007C63B8" w:rsidP="007C63B8">
      <w:pPr>
        <w:rPr>
          <w:ins w:id="292" w:author="Beeri" w:date="2011-12-08T09:06:00Z"/>
        </w:rPr>
      </w:pPr>
      <w:ins w:id="293" w:author="Beeri" w:date="2011-12-08T09:06:00Z">
        <w:r>
          <w:rPr>
            <w:noProof/>
          </w:rPr>
          <w:drawing>
            <wp:inline distT="0" distB="0" distL="0" distR="0">
              <wp:extent cx="5029200" cy="1167921"/>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025932" cy="1167162"/>
                      </a:xfrm>
                      <a:prstGeom prst="rect">
                        <a:avLst/>
                      </a:prstGeom>
                      <a:noFill/>
                      <a:ln w="9525">
                        <a:noFill/>
                        <a:miter lim="800000"/>
                        <a:headEnd/>
                        <a:tailEnd/>
                      </a:ln>
                    </pic:spPr>
                  </pic:pic>
                </a:graphicData>
              </a:graphic>
            </wp:inline>
          </w:drawing>
        </w:r>
      </w:ins>
    </w:p>
    <w:p w:rsidR="007C63B8" w:rsidRPr="007C63B8" w:rsidRDefault="007C63B8" w:rsidP="007C63B8">
      <w:pPr>
        <w:pStyle w:val="Caption"/>
        <w:bidi w:val="0"/>
        <w:jc w:val="center"/>
        <w:rPr>
          <w:ins w:id="294" w:author="Beeri" w:date="2011-12-08T09:06:00Z"/>
          <w:noProof/>
          <w:rPrChange w:id="295" w:author="Beeri" w:date="2011-12-08T09:07:00Z">
            <w:rPr>
              <w:ins w:id="296" w:author="Beeri" w:date="2011-12-08T09:06:00Z"/>
              <w:color w:val="000000"/>
              <w:sz w:val="16"/>
              <w:szCs w:val="16"/>
            </w:rPr>
          </w:rPrChange>
        </w:rPr>
      </w:pPr>
      <w:bookmarkStart w:id="297" w:name="_Toc286564245"/>
      <w:ins w:id="298" w:author="Beeri" w:date="2011-12-08T09:06:00Z">
        <w:r w:rsidRPr="007C63B8">
          <w:rPr>
            <w:noProof/>
            <w:rPrChange w:id="299" w:author="Beeri" w:date="2011-12-08T09:07:00Z">
              <w:rPr>
                <w:color w:val="000000"/>
                <w:sz w:val="16"/>
                <w:szCs w:val="16"/>
              </w:rPr>
            </w:rPrChange>
          </w:rPr>
          <w:t xml:space="preserve">Figure </w:t>
        </w:r>
        <w:r w:rsidRPr="007C63B8">
          <w:rPr>
            <w:noProof/>
            <w:rPrChange w:id="300" w:author="Beeri" w:date="2011-12-08T09:07:00Z">
              <w:rPr>
                <w:color w:val="000000"/>
                <w:sz w:val="16"/>
                <w:szCs w:val="16"/>
              </w:rPr>
            </w:rPrChange>
          </w:rPr>
          <w:fldChar w:fldCharType="begin"/>
        </w:r>
        <w:r w:rsidRPr="007C63B8">
          <w:rPr>
            <w:noProof/>
            <w:rPrChange w:id="301" w:author="Beeri" w:date="2011-12-08T09:07:00Z">
              <w:rPr>
                <w:color w:val="000000"/>
                <w:sz w:val="16"/>
                <w:szCs w:val="16"/>
              </w:rPr>
            </w:rPrChange>
          </w:rPr>
          <w:instrText xml:space="preserve"> SEQ Figure \* ARABIC </w:instrText>
        </w:r>
        <w:r w:rsidRPr="007C63B8">
          <w:rPr>
            <w:noProof/>
            <w:rPrChange w:id="302" w:author="Beeri" w:date="2011-12-08T09:07:00Z">
              <w:rPr>
                <w:color w:val="000000"/>
                <w:sz w:val="16"/>
                <w:szCs w:val="16"/>
              </w:rPr>
            </w:rPrChange>
          </w:rPr>
          <w:fldChar w:fldCharType="separate"/>
        </w:r>
      </w:ins>
      <w:ins w:id="303" w:author="Beeri" w:date="2011-12-08T09:07:00Z">
        <w:r w:rsidRPr="007C63B8">
          <w:rPr>
            <w:noProof/>
            <w:rPrChange w:id="304" w:author="Beeri" w:date="2011-12-08T09:07:00Z">
              <w:rPr>
                <w:noProof/>
                <w:color w:val="000000"/>
                <w:sz w:val="16"/>
                <w:szCs w:val="16"/>
              </w:rPr>
            </w:rPrChange>
          </w:rPr>
          <w:t>15</w:t>
        </w:r>
      </w:ins>
      <w:ins w:id="305" w:author="Beeri" w:date="2011-12-08T09:06:00Z">
        <w:r w:rsidRPr="007C63B8">
          <w:rPr>
            <w:noProof/>
            <w:rPrChange w:id="306" w:author="Beeri" w:date="2011-12-08T09:07:00Z">
              <w:rPr>
                <w:color w:val="000000"/>
                <w:sz w:val="16"/>
                <w:szCs w:val="16"/>
              </w:rPr>
            </w:rPrChange>
          </w:rPr>
          <w:fldChar w:fldCharType="end"/>
        </w:r>
        <w:r w:rsidRPr="007C63B8">
          <w:rPr>
            <w:noProof/>
            <w:rPrChange w:id="307" w:author="Beeri" w:date="2011-12-08T09:07:00Z">
              <w:rPr>
                <w:noProof/>
                <w:color w:val="000000"/>
                <w:sz w:val="16"/>
                <w:szCs w:val="16"/>
              </w:rPr>
            </w:rPrChange>
          </w:rPr>
          <w:t xml:space="preserve"> – Checksum Handshake (1)</w:t>
        </w:r>
        <w:bookmarkEnd w:id="297"/>
      </w:ins>
    </w:p>
    <w:p w:rsidR="007C63B8" w:rsidRPr="00105DC3" w:rsidRDefault="007C63B8" w:rsidP="007C63B8">
      <w:pPr>
        <w:rPr>
          <w:ins w:id="308" w:author="Beeri" w:date="2011-12-08T09:06:00Z"/>
        </w:rPr>
      </w:pPr>
      <w:ins w:id="309" w:author="Beeri" w:date="2011-12-08T09:06:00Z">
        <w:r w:rsidRPr="00105DC3">
          <w:rPr>
            <w:b/>
            <w:bCs/>
          </w:rPr>
          <w:t>Option 2</w:t>
        </w:r>
        <w:r>
          <w:t xml:space="preserve"> – </w:t>
        </w:r>
        <w:proofErr w:type="spellStart"/>
        <w:r>
          <w:rPr>
            <w:i/>
            <w:iCs/>
          </w:rPr>
          <w:t>req_checksum</w:t>
        </w:r>
        <w:proofErr w:type="spellEnd"/>
        <w:r>
          <w:t xml:space="preserve"> rise one clock (or more) after the </w:t>
        </w:r>
        <w:proofErr w:type="spellStart"/>
        <w:r>
          <w:rPr>
            <w:i/>
            <w:iCs/>
          </w:rPr>
          <w:t>data_valid</w:t>
        </w:r>
        <w:proofErr w:type="spellEnd"/>
        <w:r>
          <w:t xml:space="preserve"> assertion: </w:t>
        </w:r>
      </w:ins>
    </w:p>
    <w:p w:rsidR="007C63B8" w:rsidRDefault="007C63B8" w:rsidP="007C63B8">
      <w:pPr>
        <w:rPr>
          <w:ins w:id="310" w:author="Beeri" w:date="2011-12-08T09:06:00Z"/>
        </w:rPr>
      </w:pPr>
      <w:ins w:id="311" w:author="Beeri" w:date="2011-12-08T09:06:00Z">
        <w:r>
          <w:rPr>
            <w:noProof/>
          </w:rPr>
          <w:drawing>
            <wp:inline distT="0" distB="0" distL="0" distR="0">
              <wp:extent cx="4944745" cy="1038234"/>
              <wp:effectExtent l="0" t="0" r="825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2" cstate="print"/>
                      <a:srcRect/>
                      <a:stretch>
                        <a:fillRect/>
                      </a:stretch>
                    </pic:blipFill>
                    <pic:spPr bwMode="auto">
                      <a:xfrm>
                        <a:off x="0" y="0"/>
                        <a:ext cx="4941395" cy="1037531"/>
                      </a:xfrm>
                      <a:prstGeom prst="rect">
                        <a:avLst/>
                      </a:prstGeom>
                      <a:noFill/>
                      <a:ln w="9525">
                        <a:noFill/>
                        <a:miter lim="800000"/>
                        <a:headEnd/>
                        <a:tailEnd/>
                      </a:ln>
                      <a:effectLst/>
                    </pic:spPr>
                  </pic:pic>
                </a:graphicData>
              </a:graphic>
            </wp:inline>
          </w:drawing>
        </w:r>
      </w:ins>
    </w:p>
    <w:p w:rsidR="007C63B8" w:rsidRPr="007C63B8" w:rsidRDefault="007C63B8" w:rsidP="007C63B8">
      <w:pPr>
        <w:pStyle w:val="Caption"/>
        <w:bidi w:val="0"/>
        <w:jc w:val="center"/>
        <w:rPr>
          <w:ins w:id="312" w:author="Beeri" w:date="2011-12-08T09:06:00Z"/>
          <w:noProof/>
          <w:rPrChange w:id="313" w:author="Beeri" w:date="2011-12-08T09:07:00Z">
            <w:rPr>
              <w:ins w:id="314" w:author="Beeri" w:date="2011-12-08T09:06:00Z"/>
              <w:color w:val="000000"/>
              <w:sz w:val="16"/>
              <w:szCs w:val="16"/>
            </w:rPr>
          </w:rPrChange>
        </w:rPr>
      </w:pPr>
      <w:bookmarkStart w:id="315" w:name="_Toc286564246"/>
      <w:ins w:id="316" w:author="Beeri" w:date="2011-12-08T09:06:00Z">
        <w:r w:rsidRPr="007C63B8">
          <w:rPr>
            <w:noProof/>
            <w:rPrChange w:id="317" w:author="Beeri" w:date="2011-12-08T09:07:00Z">
              <w:rPr>
                <w:color w:val="000000"/>
                <w:sz w:val="16"/>
                <w:szCs w:val="16"/>
              </w:rPr>
            </w:rPrChange>
          </w:rPr>
          <w:t xml:space="preserve">Figure </w:t>
        </w:r>
        <w:r w:rsidRPr="007C63B8">
          <w:rPr>
            <w:noProof/>
            <w:rPrChange w:id="318" w:author="Beeri" w:date="2011-12-08T09:07:00Z">
              <w:rPr>
                <w:color w:val="000000"/>
                <w:sz w:val="16"/>
                <w:szCs w:val="16"/>
              </w:rPr>
            </w:rPrChange>
          </w:rPr>
          <w:fldChar w:fldCharType="begin"/>
        </w:r>
        <w:r w:rsidRPr="007C63B8">
          <w:rPr>
            <w:noProof/>
            <w:rPrChange w:id="319" w:author="Beeri" w:date="2011-12-08T09:07:00Z">
              <w:rPr>
                <w:color w:val="000000"/>
                <w:sz w:val="16"/>
                <w:szCs w:val="16"/>
              </w:rPr>
            </w:rPrChange>
          </w:rPr>
          <w:instrText xml:space="preserve"> SEQ Figure \* ARABIC </w:instrText>
        </w:r>
        <w:r w:rsidRPr="007C63B8">
          <w:rPr>
            <w:noProof/>
            <w:rPrChange w:id="320" w:author="Beeri" w:date="2011-12-08T09:07:00Z">
              <w:rPr>
                <w:color w:val="000000"/>
                <w:sz w:val="16"/>
                <w:szCs w:val="16"/>
              </w:rPr>
            </w:rPrChange>
          </w:rPr>
          <w:fldChar w:fldCharType="separate"/>
        </w:r>
      </w:ins>
      <w:ins w:id="321" w:author="Beeri" w:date="2011-12-08T09:07:00Z">
        <w:r w:rsidRPr="007C63B8">
          <w:rPr>
            <w:noProof/>
            <w:rPrChange w:id="322" w:author="Beeri" w:date="2011-12-08T09:07:00Z">
              <w:rPr>
                <w:noProof/>
                <w:color w:val="000000"/>
                <w:sz w:val="16"/>
                <w:szCs w:val="16"/>
              </w:rPr>
            </w:rPrChange>
          </w:rPr>
          <w:t>16</w:t>
        </w:r>
      </w:ins>
      <w:ins w:id="323" w:author="Beeri" w:date="2011-12-08T09:06:00Z">
        <w:r w:rsidRPr="007C63B8">
          <w:rPr>
            <w:noProof/>
            <w:rPrChange w:id="324" w:author="Beeri" w:date="2011-12-08T09:07:00Z">
              <w:rPr>
                <w:color w:val="000000"/>
                <w:sz w:val="16"/>
                <w:szCs w:val="16"/>
              </w:rPr>
            </w:rPrChange>
          </w:rPr>
          <w:fldChar w:fldCharType="end"/>
        </w:r>
        <w:r w:rsidRPr="007C63B8">
          <w:rPr>
            <w:noProof/>
            <w:rPrChange w:id="325" w:author="Beeri" w:date="2011-12-08T09:07:00Z">
              <w:rPr>
                <w:noProof/>
                <w:color w:val="000000"/>
                <w:sz w:val="16"/>
                <w:szCs w:val="16"/>
              </w:rPr>
            </w:rPrChange>
          </w:rPr>
          <w:t xml:space="preserve"> – Checksum Handshake (2)</w:t>
        </w:r>
        <w:bookmarkEnd w:id="315"/>
      </w:ins>
    </w:p>
    <w:p w:rsidR="007C63B8" w:rsidRDefault="007C63B8" w:rsidP="007C63B8">
      <w:pPr>
        <w:rPr>
          <w:ins w:id="326" w:author="Beeri" w:date="2011-12-08T09:06:00Z"/>
        </w:rPr>
      </w:pPr>
      <w:ins w:id="327" w:author="Beeri" w:date="2011-12-08T09:06:00Z">
        <w:r w:rsidRPr="00EE5C9D">
          <w:rPr>
            <w:b/>
            <w:bCs/>
          </w:rPr>
          <w:t xml:space="preserve">Reset </w:t>
        </w:r>
        <w:r>
          <w:rPr>
            <w:b/>
            <w:bCs/>
          </w:rPr>
          <w:t xml:space="preserve">Checksum – </w:t>
        </w:r>
        <w:r>
          <w:t xml:space="preserve">Reset the Checksum to the default value, defined by the generic parameter </w:t>
        </w:r>
        <w:proofErr w:type="spellStart"/>
        <w:r>
          <w:rPr>
            <w:i/>
            <w:iCs/>
          </w:rPr>
          <w:t>Checksum_init_val_g</w:t>
        </w:r>
        <w:proofErr w:type="spellEnd"/>
        <w:r>
          <w:t xml:space="preserve">. First </w:t>
        </w:r>
        <w:proofErr w:type="spellStart"/>
        <w:r>
          <w:rPr>
            <w:i/>
            <w:iCs/>
          </w:rPr>
          <w:t>data_valid</w:t>
        </w:r>
        <w:proofErr w:type="spellEnd"/>
        <w:r>
          <w:t xml:space="preserve"> signal can be activated together </w:t>
        </w:r>
        <w:r>
          <w:lastRenderedPageBreak/>
          <w:t xml:space="preserve">with the </w:t>
        </w:r>
        <w:proofErr w:type="spellStart"/>
        <w:r>
          <w:rPr>
            <w:i/>
            <w:iCs/>
          </w:rPr>
          <w:t>reset_Checksum</w:t>
        </w:r>
        <w:proofErr w:type="spellEnd"/>
        <w:r>
          <w:t xml:space="preserve"> signal or one (or more) clock after the </w:t>
        </w:r>
        <w:proofErr w:type="spellStart"/>
        <w:r>
          <w:rPr>
            <w:i/>
            <w:iCs/>
          </w:rPr>
          <w:t>reset_Checksum</w:t>
        </w:r>
        <w:proofErr w:type="spellEnd"/>
        <w:r>
          <w:t xml:space="preserve"> signal activation,</w:t>
        </w:r>
      </w:ins>
    </w:p>
    <w:p w:rsidR="007C63B8" w:rsidRDefault="007C63B8" w:rsidP="007C63B8">
      <w:pPr>
        <w:rPr>
          <w:ins w:id="328" w:author="Beeri" w:date="2011-12-08T09:06:00Z"/>
        </w:rPr>
      </w:pPr>
      <w:ins w:id="329" w:author="Beeri" w:date="2011-12-08T09:06:00Z">
        <w:r>
          <w:rPr>
            <w:b/>
            <w:bCs/>
          </w:rPr>
          <w:t>Request for Checksum</w:t>
        </w:r>
        <w:r>
          <w:t xml:space="preserve"> – Data will be valid (</w:t>
        </w:r>
        <w:proofErr w:type="spellStart"/>
        <w:r>
          <w:rPr>
            <w:i/>
            <w:iCs/>
          </w:rPr>
          <w:t>Checksum_valid</w:t>
        </w:r>
        <w:proofErr w:type="spellEnd"/>
        <w:r>
          <w:t xml:space="preserve"> activation) one clock after activation of </w:t>
        </w:r>
        <w:proofErr w:type="spellStart"/>
        <w:r>
          <w:rPr>
            <w:i/>
            <w:iCs/>
          </w:rPr>
          <w:t>req_Checksum</w:t>
        </w:r>
        <w:proofErr w:type="spellEnd"/>
        <w:r>
          <w:t>.</w:t>
        </w:r>
      </w:ins>
    </w:p>
    <w:p w:rsidR="007C63B8" w:rsidRDefault="007C63B8" w:rsidP="007C63B8">
      <w:pPr>
        <w:pStyle w:val="Heading3"/>
        <w:rPr>
          <w:ins w:id="330" w:author="Beeri" w:date="2011-12-08T09:06:00Z"/>
        </w:rPr>
      </w:pPr>
      <w:bookmarkStart w:id="331" w:name="_Toc286564223"/>
      <w:ins w:id="332" w:author="Beeri" w:date="2011-12-08T09:08:00Z">
        <w:r>
          <w:t xml:space="preserve">7.3.2 </w:t>
        </w:r>
      </w:ins>
      <w:ins w:id="333" w:author="Beeri" w:date="2011-12-08T09:06:00Z">
        <w:r w:rsidRPr="007430F7">
          <w:t xml:space="preserve">Signed / Unsigned </w:t>
        </w:r>
        <w:r>
          <w:t>Checksum</w:t>
        </w:r>
        <w:bookmarkEnd w:id="331"/>
      </w:ins>
    </w:p>
    <w:p w:rsidR="007C63B8" w:rsidRDefault="007C63B8" w:rsidP="007C63B8">
      <w:pPr>
        <w:rPr>
          <w:ins w:id="334" w:author="Beeri" w:date="2011-12-08T09:06:00Z"/>
        </w:rPr>
      </w:pPr>
      <w:ins w:id="335" w:author="Beeri" w:date="2011-12-08T09:06:00Z">
        <w:r>
          <w:t xml:space="preserve">Checksum can be calculated both in signed / unsigned modes. Note that in case of signed Checksum, the MSB bit is reserved as the sign bit, which means that the input and output data width will be sized </w:t>
        </w:r>
        <w:r>
          <w:rPr>
            <w:i/>
            <w:iCs/>
          </w:rPr>
          <w:t>(</w:t>
        </w:r>
        <w:proofErr w:type="spellStart"/>
        <w:r>
          <w:rPr>
            <w:i/>
            <w:iCs/>
          </w:rPr>
          <w:t>data_width_g</w:t>
        </w:r>
        <w:proofErr w:type="spellEnd"/>
        <w:r>
          <w:rPr>
            <w:i/>
            <w:iCs/>
          </w:rPr>
          <w:t xml:space="preserve"> - 1</w:t>
        </w:r>
        <w:r>
          <w:t>).</w:t>
        </w:r>
      </w:ins>
    </w:p>
    <w:p w:rsidR="007C63B8" w:rsidRDefault="007C63B8" w:rsidP="007C63B8">
      <w:pPr>
        <w:pStyle w:val="Heading3"/>
        <w:rPr>
          <w:ins w:id="336" w:author="Beeri" w:date="2011-12-08T09:06:00Z"/>
        </w:rPr>
      </w:pPr>
      <w:bookmarkStart w:id="337" w:name="_Toc286564224"/>
      <w:ins w:id="338" w:author="Beeri" w:date="2011-12-08T09:08:00Z">
        <w:r>
          <w:t xml:space="preserve">7.3.3 </w:t>
        </w:r>
      </w:ins>
      <w:ins w:id="339" w:author="Beeri" w:date="2011-12-08T09:06:00Z">
        <w:r>
          <w:t>Output Checksum Width</w:t>
        </w:r>
        <w:bookmarkEnd w:id="337"/>
      </w:ins>
    </w:p>
    <w:p w:rsidR="007C63B8" w:rsidRDefault="007C63B8" w:rsidP="007C63B8">
      <w:pPr>
        <w:rPr>
          <w:ins w:id="340" w:author="Beeri" w:date="2011-12-08T09:06:00Z"/>
        </w:rPr>
      </w:pPr>
      <w:ins w:id="341" w:author="Beeri" w:date="2011-12-08T09:06:00Z">
        <w:r>
          <w:t xml:space="preserve">Output Checksum width, set by the generic parameter </w:t>
        </w:r>
        <w:proofErr w:type="spellStart"/>
        <w:r>
          <w:rPr>
            <w:i/>
            <w:iCs/>
          </w:rPr>
          <w:t>Checksum_out_width_g</w:t>
        </w:r>
        <w:proofErr w:type="spellEnd"/>
        <w:r>
          <w:t xml:space="preserve">, may be greater or equal to input Checksum width, set by the generic parameter </w:t>
        </w:r>
        <w:proofErr w:type="spellStart"/>
        <w:r>
          <w:rPr>
            <w:i/>
            <w:iCs/>
          </w:rPr>
          <w:t>data_width_g</w:t>
        </w:r>
        <w:proofErr w:type="spellEnd"/>
        <w:r>
          <w:t>.</w:t>
        </w:r>
      </w:ins>
    </w:p>
    <w:p w:rsidR="007C63B8" w:rsidRPr="007C63B8" w:rsidRDefault="007C63B8" w:rsidP="007C63B8">
      <w:pPr>
        <w:rPr>
          <w:ins w:id="342" w:author="Beeri" w:date="2011-12-08T09:06:00Z"/>
        </w:rPr>
        <w:pPrChange w:id="343" w:author="Beeri" w:date="2011-12-08T09:06:00Z">
          <w:pPr>
            <w:pStyle w:val="Heading2"/>
          </w:pPr>
        </w:pPrChange>
      </w:pPr>
    </w:p>
    <w:p w:rsidR="007C63B8" w:rsidRPr="007C63B8" w:rsidRDefault="007C63B8" w:rsidP="007C63B8">
      <w:pPr>
        <w:rPr>
          <w:ins w:id="344" w:author="Beeri" w:date="2011-12-08T09:06:00Z"/>
        </w:rPr>
      </w:pPr>
    </w:p>
    <w:p w:rsidR="000B2E43" w:rsidRDefault="000B2E43" w:rsidP="007C63B8">
      <w:pPr>
        <w:pStyle w:val="Heading2"/>
      </w:pPr>
      <w:bookmarkStart w:id="345" w:name="_Toc310801907"/>
      <w:del w:id="346" w:author="Beeri" w:date="2011-12-08T09:07:00Z">
        <w:r w:rsidDel="007C63B8">
          <w:delText>7.</w:delText>
        </w:r>
      </w:del>
      <w:ins w:id="347" w:author="Beeri" w:date="2011-12-08T09:07:00Z">
        <w:r w:rsidR="007C63B8">
          <w:t xml:space="preserve">7. </w:t>
        </w:r>
      </w:ins>
      <w:del w:id="348" w:author="Beeri" w:date="2011-12-08T09:06:00Z">
        <w:r w:rsidDel="007C63B8">
          <w:delText xml:space="preserve">4 </w:delText>
        </w:r>
      </w:del>
      <w:ins w:id="349" w:author="Beeri" w:date="2011-12-08T09:06:00Z">
        <w:r w:rsidR="007C63B8">
          <w:t>5</w:t>
        </w:r>
        <w:r w:rsidR="007C63B8">
          <w:t xml:space="preserve"> </w:t>
        </w:r>
      </w:ins>
      <w:r>
        <w:t>RAM Controller</w:t>
      </w:r>
      <w:bookmarkEnd w:id="345"/>
    </w:p>
    <w:p w:rsidR="000B2E43" w:rsidRPr="000B2E43" w:rsidRDefault="000B2E43" w:rsidP="000B2E43"/>
    <w:p w:rsidR="00866473" w:rsidRDefault="00866473" w:rsidP="00866473"/>
    <w:p w:rsidR="00866473" w:rsidRDefault="00866473" w:rsidP="00866473"/>
    <w:p w:rsidR="00866473" w:rsidRPr="00866473" w:rsidRDefault="00866473" w:rsidP="00866473"/>
    <w:p w:rsidR="00641155" w:rsidRDefault="00641155" w:rsidP="00641155"/>
    <w:p w:rsidR="00641155" w:rsidRPr="00641155" w:rsidRDefault="00641155" w:rsidP="00641155"/>
    <w:sectPr w:rsidR="00641155" w:rsidRPr="00641155" w:rsidSect="006A418B">
      <w:headerReference w:type="default" r:id="rId33"/>
      <w:footerReference w:type="default" r:id="rId34"/>
      <w:pgSz w:w="11906" w:h="16838"/>
      <w:pgMar w:top="1440" w:right="1800" w:bottom="1440" w:left="1800" w:header="708" w:footer="708" w:gutter="0"/>
      <w:cols w:space="708"/>
      <w:bidi/>
      <w:rtlGutter/>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98" w:author="Beeri" w:date="2011-12-08T09:17:00Z" w:initials="B">
    <w:p w:rsidR="00167CAB" w:rsidRDefault="00167CAB" w:rsidP="00167CAB">
      <w:pPr>
        <w:pStyle w:val="CommentText"/>
      </w:pPr>
      <w:r>
        <w:rPr>
          <w:rStyle w:val="CommentReference"/>
        </w:rPr>
        <w:annotationRef/>
      </w:r>
      <w:r w:rsidR="00292644">
        <w:t xml:space="preserve">I don't think that this is required. </w:t>
      </w:r>
    </w:p>
    <w:p w:rsidR="00167CAB" w:rsidRDefault="00292644" w:rsidP="00E35A7E">
      <w:pPr>
        <w:pStyle w:val="CommentText"/>
      </w:pPr>
      <w:r>
        <w:t>The command is "</w:t>
      </w:r>
      <w:proofErr w:type="spellStart"/>
      <w:r>
        <w:t>vsim</w:t>
      </w:r>
      <w:proofErr w:type="spellEnd"/>
      <w:r>
        <w:t xml:space="preserve"> top</w:t>
      </w:r>
      <w:r w:rsidR="00FA3612">
        <w:t xml:space="preserve"> </w:t>
      </w:r>
      <w:r>
        <w:t>"</w:t>
      </w:r>
    </w:p>
  </w:comment>
  <w:comment w:id="99" w:author="Beeri" w:date="2011-12-08T09:05:00Z" w:initials="B">
    <w:p w:rsidR="00167CAB" w:rsidRDefault="00167CAB" w:rsidP="005073BD">
      <w:pPr>
        <w:pStyle w:val="CommentText"/>
        <w:bidi/>
        <w:rPr>
          <w:rFonts w:hint="cs"/>
          <w:rtl/>
        </w:rPr>
      </w:pPr>
      <w:r>
        <w:rPr>
          <w:rStyle w:val="CommentReference"/>
        </w:rPr>
        <w:annotationRef/>
      </w:r>
      <w:r w:rsidR="00292644">
        <w:rPr>
          <w:rFonts w:hint="cs"/>
          <w:rtl/>
        </w:rPr>
        <w:t>א</w:t>
      </w:r>
      <w:r w:rsidR="00292644">
        <w:rPr>
          <w:rFonts w:hint="cs"/>
          <w:rtl/>
        </w:rPr>
        <w:t>ני חושב שניתן לספק רק את ה</w:t>
      </w:r>
      <w:r w:rsidR="00292644">
        <w:t>coverage</w:t>
      </w:r>
      <w:r w:rsidR="00292644">
        <w:rPr>
          <w:rFonts w:hint="cs"/>
          <w:rtl/>
        </w:rPr>
        <w:t>של ה</w:t>
      </w:r>
      <w:r w:rsidR="00292644">
        <w:t>TOP</w:t>
      </w:r>
      <w:r w:rsidR="00292644">
        <w:t xml:space="preserve"> TB</w:t>
      </w:r>
      <w:r w:rsidR="00292644">
        <w:rPr>
          <w:rFonts w:hint="cs"/>
          <w:rtl/>
        </w:rPr>
        <w:t>, שלמעשה כולל את ה</w:t>
      </w:r>
      <w:r w:rsidR="00292644">
        <w:t>coverage</w:t>
      </w:r>
      <w:r w:rsidR="00292644">
        <w:rPr>
          <w:rFonts w:hint="cs"/>
          <w:rtl/>
        </w:rPr>
        <w:t>של כל הקונפיגוציות ואורכי ה</w:t>
      </w:r>
      <w:r w:rsidR="00292644">
        <w:t>burst</w:t>
      </w:r>
      <w:r w:rsidR="00292644">
        <w:rPr>
          <w:rFonts w:hint="cs"/>
          <w:rtl/>
        </w:rPr>
        <w:t>. מה אתה או</w:t>
      </w:r>
      <w:r w:rsidR="00292644">
        <w:rPr>
          <w:rFonts w:hint="cs"/>
          <w:rtl/>
        </w:rPr>
        <w:t>מר?</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2644" w:rsidRDefault="00292644" w:rsidP="009B7766">
      <w:r>
        <w:separator/>
      </w:r>
    </w:p>
  </w:endnote>
  <w:endnote w:type="continuationSeparator" w:id="0">
    <w:p w:rsidR="00292644" w:rsidRDefault="00292644" w:rsidP="009B776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835"/>
      <w:gridCol w:w="852"/>
      <w:gridCol w:w="3835"/>
    </w:tblGrid>
    <w:tr w:rsidR="007732B0">
      <w:trPr>
        <w:trHeight w:val="151"/>
      </w:trPr>
      <w:tc>
        <w:tcPr>
          <w:tcW w:w="2250" w:type="pct"/>
          <w:tcBorders>
            <w:bottom w:val="single" w:sz="4" w:space="0" w:color="4F81BD" w:themeColor="accent1"/>
          </w:tcBorders>
        </w:tcPr>
        <w:p w:rsidR="007732B0" w:rsidRDefault="007732B0">
          <w:pPr>
            <w:pStyle w:val="Header"/>
            <w:rPr>
              <w:rFonts w:asciiTheme="majorHAnsi" w:eastAsiaTheme="majorEastAsia" w:hAnsiTheme="majorHAnsi" w:cstheme="majorBidi"/>
              <w:b/>
              <w:bCs/>
            </w:rPr>
          </w:pPr>
        </w:p>
      </w:tc>
      <w:tc>
        <w:tcPr>
          <w:tcW w:w="500" w:type="pct"/>
          <w:vMerge w:val="restart"/>
          <w:noWrap/>
          <w:vAlign w:val="center"/>
        </w:tcPr>
        <w:p w:rsidR="007732B0" w:rsidRPr="009B7766" w:rsidRDefault="007732B0">
          <w:pPr>
            <w:pStyle w:val="NoSpacing"/>
            <w:rPr>
              <w:rFonts w:asciiTheme="majorHAnsi" w:hAnsiTheme="majorHAnsi"/>
              <w:sz w:val="16"/>
              <w:szCs w:val="16"/>
            </w:rPr>
          </w:pPr>
          <w:r w:rsidRPr="009B7766">
            <w:rPr>
              <w:rFonts w:asciiTheme="majorHAnsi" w:hAnsiTheme="majorHAnsi"/>
              <w:b/>
              <w:sz w:val="16"/>
              <w:szCs w:val="16"/>
            </w:rPr>
            <w:t xml:space="preserve">Page </w:t>
          </w:r>
          <w:r w:rsidRPr="009B7766">
            <w:rPr>
              <w:sz w:val="16"/>
              <w:szCs w:val="16"/>
            </w:rPr>
            <w:fldChar w:fldCharType="begin"/>
          </w:r>
          <w:r w:rsidRPr="009B7766">
            <w:rPr>
              <w:sz w:val="16"/>
              <w:szCs w:val="16"/>
            </w:rPr>
            <w:instrText xml:space="preserve"> PAGE  \* MERGEFORMAT </w:instrText>
          </w:r>
          <w:r w:rsidRPr="009B7766">
            <w:rPr>
              <w:sz w:val="16"/>
              <w:szCs w:val="16"/>
            </w:rPr>
            <w:fldChar w:fldCharType="separate"/>
          </w:r>
          <w:r w:rsidR="00E35A7E" w:rsidRPr="00E35A7E">
            <w:rPr>
              <w:rFonts w:asciiTheme="majorHAnsi" w:hAnsiTheme="majorHAnsi"/>
              <w:b/>
              <w:noProof/>
              <w:sz w:val="16"/>
              <w:szCs w:val="16"/>
            </w:rPr>
            <w:t>27</w:t>
          </w:r>
          <w:r w:rsidRPr="009B7766">
            <w:rPr>
              <w:sz w:val="16"/>
              <w:szCs w:val="16"/>
            </w:rPr>
            <w:fldChar w:fldCharType="end"/>
          </w:r>
        </w:p>
      </w:tc>
      <w:tc>
        <w:tcPr>
          <w:tcW w:w="2250" w:type="pct"/>
          <w:tcBorders>
            <w:bottom w:val="single" w:sz="4" w:space="0" w:color="4F81BD" w:themeColor="accent1"/>
          </w:tcBorders>
        </w:tcPr>
        <w:p w:rsidR="007732B0" w:rsidRDefault="007732B0">
          <w:pPr>
            <w:pStyle w:val="Header"/>
            <w:rPr>
              <w:rFonts w:asciiTheme="majorHAnsi" w:eastAsiaTheme="majorEastAsia" w:hAnsiTheme="majorHAnsi" w:cstheme="majorBidi"/>
              <w:b/>
              <w:bCs/>
            </w:rPr>
          </w:pPr>
        </w:p>
      </w:tc>
    </w:tr>
    <w:tr w:rsidR="007732B0">
      <w:trPr>
        <w:trHeight w:val="150"/>
      </w:trPr>
      <w:tc>
        <w:tcPr>
          <w:tcW w:w="2250" w:type="pct"/>
          <w:tcBorders>
            <w:top w:val="single" w:sz="4" w:space="0" w:color="4F81BD" w:themeColor="accent1"/>
          </w:tcBorders>
        </w:tcPr>
        <w:p w:rsidR="007732B0" w:rsidRDefault="007732B0">
          <w:pPr>
            <w:pStyle w:val="Header"/>
            <w:rPr>
              <w:rFonts w:asciiTheme="majorHAnsi" w:eastAsiaTheme="majorEastAsia" w:hAnsiTheme="majorHAnsi" w:cstheme="majorBidi"/>
              <w:b/>
              <w:bCs/>
            </w:rPr>
          </w:pPr>
        </w:p>
      </w:tc>
      <w:tc>
        <w:tcPr>
          <w:tcW w:w="500" w:type="pct"/>
          <w:vMerge/>
        </w:tcPr>
        <w:p w:rsidR="007732B0" w:rsidRDefault="007732B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7732B0" w:rsidRDefault="007732B0">
          <w:pPr>
            <w:pStyle w:val="Header"/>
            <w:rPr>
              <w:rFonts w:asciiTheme="majorHAnsi" w:eastAsiaTheme="majorEastAsia" w:hAnsiTheme="majorHAnsi" w:cstheme="majorBidi"/>
              <w:b/>
              <w:bCs/>
            </w:rPr>
          </w:pPr>
        </w:p>
      </w:tc>
    </w:tr>
  </w:tbl>
  <w:p w:rsidR="007732B0" w:rsidRDefault="007732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2644" w:rsidRDefault="00292644" w:rsidP="009B7766">
      <w:r>
        <w:separator/>
      </w:r>
    </w:p>
  </w:footnote>
  <w:footnote w:type="continuationSeparator" w:id="0">
    <w:p w:rsidR="00292644" w:rsidRDefault="00292644" w:rsidP="009B776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6"/>
        <w:szCs w:val="16"/>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7732B0" w:rsidRPr="009B7766" w:rsidRDefault="007732B0" w:rsidP="009B7766">
        <w:pPr>
          <w:pStyle w:val="Header"/>
          <w:pBdr>
            <w:between w:val="single" w:sz="4" w:space="1" w:color="4F81BD" w:themeColor="accent1"/>
          </w:pBdr>
          <w:spacing w:line="276" w:lineRule="auto"/>
          <w:jc w:val="center"/>
          <w:rPr>
            <w:sz w:val="16"/>
            <w:szCs w:val="16"/>
          </w:rPr>
        </w:pPr>
        <w:r w:rsidRPr="009B7766">
          <w:rPr>
            <w:sz w:val="16"/>
            <w:szCs w:val="16"/>
          </w:rPr>
          <w:t>Serial Peripheral Interface</w:t>
        </w:r>
      </w:p>
    </w:sdtContent>
  </w:sdt>
  <w:sdt>
    <w:sdtPr>
      <w:rPr>
        <w:sz w:val="16"/>
        <w:szCs w:val="16"/>
      </w:rPr>
      <w:alias w:val="Date"/>
      <w:id w:val="77547044"/>
      <w:dataBinding w:prefixMappings="xmlns:ns0='http://schemas.microsoft.com/office/2006/coverPageProps'" w:xpath="/ns0:CoverPageProperties[1]/ns0:PublishDate[1]" w:storeItemID="{55AF091B-3C7A-41E3-B477-F2FDAA23CFDA}"/>
      <w:date w:fullDate="2011-11-01T00:00:00Z">
        <w:dateFormat w:val="MMMM d, yyyy"/>
        <w:lid w:val="en-US"/>
        <w:storeMappedDataAs w:val="dateTime"/>
        <w:calendar w:val="gregorian"/>
      </w:date>
    </w:sdtPr>
    <w:sdtContent>
      <w:p w:rsidR="007732B0" w:rsidRPr="009B7766" w:rsidRDefault="007732B0" w:rsidP="009B7766">
        <w:pPr>
          <w:pStyle w:val="Header"/>
          <w:pBdr>
            <w:between w:val="single" w:sz="4" w:space="1" w:color="4F81BD" w:themeColor="accent1"/>
          </w:pBdr>
          <w:spacing w:line="276" w:lineRule="auto"/>
          <w:jc w:val="center"/>
          <w:rPr>
            <w:sz w:val="16"/>
            <w:szCs w:val="16"/>
          </w:rPr>
        </w:pPr>
        <w:r w:rsidRPr="009B7766">
          <w:rPr>
            <w:sz w:val="16"/>
            <w:szCs w:val="16"/>
          </w:rPr>
          <w:t>November 1, 2011</w:t>
        </w:r>
      </w:p>
    </w:sdtContent>
  </w:sdt>
  <w:p w:rsidR="007732B0" w:rsidRDefault="007732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87C07"/>
    <w:multiLevelType w:val="hybridMultilevel"/>
    <w:tmpl w:val="BFEEB2A0"/>
    <w:lvl w:ilvl="0" w:tplc="4DAC29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8066A4"/>
    <w:multiLevelType w:val="hybridMultilevel"/>
    <w:tmpl w:val="DC88CDB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A633C3"/>
    <w:multiLevelType w:val="hybridMultilevel"/>
    <w:tmpl w:val="690671FC"/>
    <w:lvl w:ilvl="0" w:tplc="3702D25A">
      <w:start w:val="1"/>
      <w:numFmt w:val="decimal"/>
      <w:lvlText w:val="%1."/>
      <w:lvlJc w:val="left"/>
      <w:pPr>
        <w:ind w:left="720" w:hanging="360"/>
      </w:pPr>
      <w:rPr>
        <w:rFonts w:hint="default"/>
        <w:color w:val="0000FF"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D6D458C"/>
    <w:multiLevelType w:val="hybridMultilevel"/>
    <w:tmpl w:val="EAD21F42"/>
    <w:lvl w:ilvl="0" w:tplc="7E7A854A">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C6D1C"/>
    <w:multiLevelType w:val="hybridMultilevel"/>
    <w:tmpl w:val="24FE7C6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5AA12B0"/>
    <w:multiLevelType w:val="hybridMultilevel"/>
    <w:tmpl w:val="585AF7CC"/>
    <w:lvl w:ilvl="0" w:tplc="3F6CA7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8173CC3"/>
    <w:multiLevelType w:val="hybridMultilevel"/>
    <w:tmpl w:val="A6F20C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C13DA1"/>
    <w:multiLevelType w:val="hybridMultilevel"/>
    <w:tmpl w:val="1A4C1576"/>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896BA9"/>
    <w:multiLevelType w:val="hybridMultilevel"/>
    <w:tmpl w:val="F64A25D8"/>
    <w:lvl w:ilvl="0" w:tplc="6D7463D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446212"/>
    <w:multiLevelType w:val="hybridMultilevel"/>
    <w:tmpl w:val="1B32B3F8"/>
    <w:lvl w:ilvl="0" w:tplc="7E7A854A">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AE3314"/>
    <w:multiLevelType w:val="hybridMultilevel"/>
    <w:tmpl w:val="75CA3F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B4A09F7"/>
    <w:multiLevelType w:val="hybridMultilevel"/>
    <w:tmpl w:val="0A000378"/>
    <w:lvl w:ilvl="0" w:tplc="4DAC29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BA95C8E"/>
    <w:multiLevelType w:val="multilevel"/>
    <w:tmpl w:val="DEDEA5D4"/>
    <w:lvl w:ilvl="0">
      <w:start w:val="1"/>
      <w:numFmt w:val="decimal"/>
      <w:lvlText w:val="%1."/>
      <w:lvlJc w:val="left"/>
      <w:pPr>
        <w:ind w:left="720" w:hanging="360"/>
      </w:pPr>
      <w:rPr>
        <w:rFonts w:hint="default"/>
        <w:color w:val="0000FF" w:themeColor="hyperlink"/>
        <w:u w:val="single"/>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4DB7298A"/>
    <w:multiLevelType w:val="hybridMultilevel"/>
    <w:tmpl w:val="9D1CAD4E"/>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52775CFA"/>
    <w:multiLevelType w:val="hybridMultilevel"/>
    <w:tmpl w:val="6CA0C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CB7270"/>
    <w:multiLevelType w:val="hybridMultilevel"/>
    <w:tmpl w:val="83B2A496"/>
    <w:lvl w:ilvl="0" w:tplc="30523284">
      <w:start w:val="1"/>
      <w:numFmt w:val="bullet"/>
      <w:lvlText w:val=""/>
      <w:lvlJc w:val="left"/>
      <w:pPr>
        <w:ind w:left="720" w:hanging="360"/>
      </w:pPr>
      <w:rPr>
        <w:rFonts w:ascii="Symbol" w:eastAsia="Times New Roman"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48D3846"/>
    <w:multiLevelType w:val="hybridMultilevel"/>
    <w:tmpl w:val="492EDF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6DC901D4"/>
    <w:multiLevelType w:val="hybridMultilevel"/>
    <w:tmpl w:val="9FAAAAE0"/>
    <w:lvl w:ilvl="0" w:tplc="64CC72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F61211A"/>
    <w:multiLevelType w:val="hybridMultilevel"/>
    <w:tmpl w:val="E398D3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3E31EC7"/>
    <w:multiLevelType w:val="hybridMultilevel"/>
    <w:tmpl w:val="C9B830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5E12D9"/>
    <w:multiLevelType w:val="multilevel"/>
    <w:tmpl w:val="B824D794"/>
    <w:lvl w:ilvl="0">
      <w:start w:val="1"/>
      <w:numFmt w:val="decimal"/>
      <w:lvlText w:val="%1."/>
      <w:lvlJc w:val="left"/>
      <w:pPr>
        <w:ind w:left="720" w:hanging="360"/>
      </w:pPr>
      <w:rPr>
        <w:rFonts w:hint="default"/>
      </w:rPr>
    </w:lvl>
    <w:lvl w:ilvl="1">
      <w:start w:val="3"/>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79963B2E"/>
    <w:multiLevelType w:val="hybridMultilevel"/>
    <w:tmpl w:val="E19EE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
  </w:num>
  <w:num w:numId="3">
    <w:abstractNumId w:val="12"/>
  </w:num>
  <w:num w:numId="4">
    <w:abstractNumId w:val="2"/>
  </w:num>
  <w:num w:numId="5">
    <w:abstractNumId w:val="19"/>
  </w:num>
  <w:num w:numId="6">
    <w:abstractNumId w:val="15"/>
  </w:num>
  <w:num w:numId="7">
    <w:abstractNumId w:val="3"/>
  </w:num>
  <w:num w:numId="8">
    <w:abstractNumId w:val="9"/>
  </w:num>
  <w:num w:numId="9">
    <w:abstractNumId w:val="7"/>
  </w:num>
  <w:num w:numId="10">
    <w:abstractNumId w:val="6"/>
  </w:num>
  <w:num w:numId="11">
    <w:abstractNumId w:val="10"/>
  </w:num>
  <w:num w:numId="12">
    <w:abstractNumId w:val="20"/>
  </w:num>
  <w:num w:numId="13">
    <w:abstractNumId w:val="5"/>
  </w:num>
  <w:num w:numId="14">
    <w:abstractNumId w:val="8"/>
  </w:num>
  <w:num w:numId="15">
    <w:abstractNumId w:val="18"/>
  </w:num>
  <w:num w:numId="16">
    <w:abstractNumId w:val="17"/>
  </w:num>
  <w:num w:numId="17">
    <w:abstractNumId w:val="11"/>
  </w:num>
  <w:num w:numId="18">
    <w:abstractNumId w:val="0"/>
  </w:num>
  <w:num w:numId="19">
    <w:abstractNumId w:val="14"/>
  </w:num>
  <w:num w:numId="20">
    <w:abstractNumId w:val="16"/>
  </w:num>
  <w:num w:numId="21">
    <w:abstractNumId w:val="4"/>
  </w:num>
  <w:num w:numId="22">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spelling="clean" w:grammar="clean"/>
  <w:trackRevisions/>
  <w:defaultTabStop w:val="720"/>
  <w:characterSpacingControl w:val="doNotCompress"/>
  <w:hdrShapeDefaults>
    <o:shapedefaults v:ext="edit" spidmax="14338"/>
  </w:hdrShapeDefaults>
  <w:footnotePr>
    <w:footnote w:id="-1"/>
    <w:footnote w:id="0"/>
  </w:footnotePr>
  <w:endnotePr>
    <w:endnote w:id="-1"/>
    <w:endnote w:id="0"/>
  </w:endnotePr>
  <w:compat/>
  <w:rsids>
    <w:rsidRoot w:val="00120B0B"/>
    <w:rsid w:val="00066550"/>
    <w:rsid w:val="0007598F"/>
    <w:rsid w:val="00082BBD"/>
    <w:rsid w:val="00087748"/>
    <w:rsid w:val="0009423A"/>
    <w:rsid w:val="000A54FD"/>
    <w:rsid w:val="000A7A83"/>
    <w:rsid w:val="000A7AC5"/>
    <w:rsid w:val="000B2E43"/>
    <w:rsid w:val="000C388C"/>
    <w:rsid w:val="000F37F8"/>
    <w:rsid w:val="00120B0B"/>
    <w:rsid w:val="00123007"/>
    <w:rsid w:val="00125AB8"/>
    <w:rsid w:val="001406C0"/>
    <w:rsid w:val="00167CAB"/>
    <w:rsid w:val="00176F67"/>
    <w:rsid w:val="001A4B53"/>
    <w:rsid w:val="001D69DD"/>
    <w:rsid w:val="001E6210"/>
    <w:rsid w:val="002022F0"/>
    <w:rsid w:val="00204484"/>
    <w:rsid w:val="00240965"/>
    <w:rsid w:val="00261640"/>
    <w:rsid w:val="0028472E"/>
    <w:rsid w:val="00292644"/>
    <w:rsid w:val="002E272A"/>
    <w:rsid w:val="00301B4A"/>
    <w:rsid w:val="00312AFF"/>
    <w:rsid w:val="00324627"/>
    <w:rsid w:val="00353F64"/>
    <w:rsid w:val="00366C73"/>
    <w:rsid w:val="003F768B"/>
    <w:rsid w:val="004019EA"/>
    <w:rsid w:val="00471394"/>
    <w:rsid w:val="00491242"/>
    <w:rsid w:val="00497AED"/>
    <w:rsid w:val="004D1AFE"/>
    <w:rsid w:val="004E60B0"/>
    <w:rsid w:val="00521EDA"/>
    <w:rsid w:val="00537D9E"/>
    <w:rsid w:val="00546F3B"/>
    <w:rsid w:val="0054729C"/>
    <w:rsid w:val="00547E4C"/>
    <w:rsid w:val="005C5150"/>
    <w:rsid w:val="005D23E2"/>
    <w:rsid w:val="005E175D"/>
    <w:rsid w:val="006120D4"/>
    <w:rsid w:val="00641155"/>
    <w:rsid w:val="00675C48"/>
    <w:rsid w:val="00677641"/>
    <w:rsid w:val="006A2551"/>
    <w:rsid w:val="006A418B"/>
    <w:rsid w:val="006A6985"/>
    <w:rsid w:val="006D3524"/>
    <w:rsid w:val="006F00A3"/>
    <w:rsid w:val="006F2B3E"/>
    <w:rsid w:val="00721FCC"/>
    <w:rsid w:val="00745F3B"/>
    <w:rsid w:val="00766B6B"/>
    <w:rsid w:val="007732B0"/>
    <w:rsid w:val="007C63B8"/>
    <w:rsid w:val="007E6CAD"/>
    <w:rsid w:val="00821223"/>
    <w:rsid w:val="00866473"/>
    <w:rsid w:val="00882737"/>
    <w:rsid w:val="00882E33"/>
    <w:rsid w:val="008B1FB7"/>
    <w:rsid w:val="008F5078"/>
    <w:rsid w:val="0091628E"/>
    <w:rsid w:val="00923C0B"/>
    <w:rsid w:val="00940329"/>
    <w:rsid w:val="00945385"/>
    <w:rsid w:val="00951646"/>
    <w:rsid w:val="00973A49"/>
    <w:rsid w:val="009852F5"/>
    <w:rsid w:val="00993557"/>
    <w:rsid w:val="009A257B"/>
    <w:rsid w:val="009B7766"/>
    <w:rsid w:val="00A17AB3"/>
    <w:rsid w:val="00A33AF0"/>
    <w:rsid w:val="00A432FE"/>
    <w:rsid w:val="00A7102A"/>
    <w:rsid w:val="00A913B0"/>
    <w:rsid w:val="00B02300"/>
    <w:rsid w:val="00B462AE"/>
    <w:rsid w:val="00B65DE8"/>
    <w:rsid w:val="00B80343"/>
    <w:rsid w:val="00B863C8"/>
    <w:rsid w:val="00BD7756"/>
    <w:rsid w:val="00BF6021"/>
    <w:rsid w:val="00C171E3"/>
    <w:rsid w:val="00C2775D"/>
    <w:rsid w:val="00C577AD"/>
    <w:rsid w:val="00C614F4"/>
    <w:rsid w:val="00C867A2"/>
    <w:rsid w:val="00D06B61"/>
    <w:rsid w:val="00D23EC7"/>
    <w:rsid w:val="00D278D3"/>
    <w:rsid w:val="00D43DE5"/>
    <w:rsid w:val="00D85E30"/>
    <w:rsid w:val="00DA43C2"/>
    <w:rsid w:val="00DB017D"/>
    <w:rsid w:val="00DB4BD9"/>
    <w:rsid w:val="00DB66AB"/>
    <w:rsid w:val="00DC1BA6"/>
    <w:rsid w:val="00DE641A"/>
    <w:rsid w:val="00DF082B"/>
    <w:rsid w:val="00E132AF"/>
    <w:rsid w:val="00E162A3"/>
    <w:rsid w:val="00E2171F"/>
    <w:rsid w:val="00E33FCC"/>
    <w:rsid w:val="00E35A7E"/>
    <w:rsid w:val="00E563BF"/>
    <w:rsid w:val="00E624D2"/>
    <w:rsid w:val="00E636EA"/>
    <w:rsid w:val="00E663F1"/>
    <w:rsid w:val="00E735A2"/>
    <w:rsid w:val="00E8646C"/>
    <w:rsid w:val="00EB07CF"/>
    <w:rsid w:val="00EB20F1"/>
    <w:rsid w:val="00EB491C"/>
    <w:rsid w:val="00F02382"/>
    <w:rsid w:val="00F5529A"/>
    <w:rsid w:val="00F62C8F"/>
    <w:rsid w:val="00F738F0"/>
    <w:rsid w:val="00F91CFC"/>
    <w:rsid w:val="00FA3612"/>
    <w:rsid w:val="00FA39DD"/>
    <w:rsid w:val="00FD1E42"/>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20B0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432F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E272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E272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2F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432FE"/>
    <w:pPr>
      <w:spacing w:line="276" w:lineRule="auto"/>
      <w:outlineLvl w:val="9"/>
    </w:pPr>
    <w:rPr>
      <w:lang w:bidi="ar-SA"/>
    </w:rPr>
  </w:style>
  <w:style w:type="paragraph" w:styleId="TOC2">
    <w:name w:val="toc 2"/>
    <w:basedOn w:val="Normal"/>
    <w:next w:val="Normal"/>
    <w:autoRedefine/>
    <w:uiPriority w:val="39"/>
    <w:unhideWhenUsed/>
    <w:qFormat/>
    <w:rsid w:val="00A432FE"/>
    <w:pPr>
      <w:spacing w:after="100" w:line="276" w:lineRule="auto"/>
      <w:ind w:left="220"/>
    </w:pPr>
    <w:rPr>
      <w:rFonts w:asciiTheme="minorHAnsi" w:eastAsiaTheme="minorEastAsia" w:hAnsiTheme="minorHAnsi" w:cstheme="minorBidi"/>
      <w:sz w:val="22"/>
      <w:szCs w:val="22"/>
      <w:lang w:bidi="ar-SA"/>
    </w:rPr>
  </w:style>
  <w:style w:type="paragraph" w:styleId="TOC1">
    <w:name w:val="toc 1"/>
    <w:basedOn w:val="Normal"/>
    <w:next w:val="Normal"/>
    <w:autoRedefine/>
    <w:uiPriority w:val="39"/>
    <w:unhideWhenUsed/>
    <w:qFormat/>
    <w:rsid w:val="00B02300"/>
    <w:pPr>
      <w:tabs>
        <w:tab w:val="right" w:leader="dot" w:pos="8296"/>
      </w:tabs>
      <w:spacing w:after="100" w:line="276" w:lineRule="auto"/>
      <w:jc w:val="both"/>
    </w:pPr>
    <w:rPr>
      <w:rFonts w:asciiTheme="minorHAnsi" w:eastAsiaTheme="minorEastAsia" w:hAnsiTheme="minorHAnsi" w:cstheme="minorBidi"/>
      <w:sz w:val="22"/>
      <w:szCs w:val="22"/>
      <w:lang w:bidi="ar-SA"/>
    </w:rPr>
  </w:style>
  <w:style w:type="paragraph" w:styleId="TOC3">
    <w:name w:val="toc 3"/>
    <w:basedOn w:val="Normal"/>
    <w:next w:val="Normal"/>
    <w:autoRedefine/>
    <w:uiPriority w:val="39"/>
    <w:unhideWhenUsed/>
    <w:qFormat/>
    <w:rsid w:val="00A432FE"/>
    <w:pPr>
      <w:spacing w:after="100" w:line="276" w:lineRule="auto"/>
      <w:ind w:left="440"/>
    </w:pPr>
    <w:rPr>
      <w:rFonts w:asciiTheme="minorHAnsi" w:eastAsiaTheme="minorEastAsia" w:hAnsiTheme="minorHAnsi" w:cstheme="minorBidi"/>
      <w:sz w:val="22"/>
      <w:szCs w:val="22"/>
      <w:lang w:bidi="ar-SA"/>
    </w:rPr>
  </w:style>
  <w:style w:type="paragraph" w:styleId="BalloonText">
    <w:name w:val="Balloon Text"/>
    <w:basedOn w:val="Normal"/>
    <w:link w:val="BalloonTextChar"/>
    <w:uiPriority w:val="99"/>
    <w:semiHidden/>
    <w:unhideWhenUsed/>
    <w:rsid w:val="00A432FE"/>
    <w:rPr>
      <w:rFonts w:ascii="Tahoma" w:hAnsi="Tahoma" w:cs="Tahoma"/>
      <w:sz w:val="16"/>
      <w:szCs w:val="16"/>
    </w:rPr>
  </w:style>
  <w:style w:type="character" w:customStyle="1" w:styleId="BalloonTextChar">
    <w:name w:val="Balloon Text Char"/>
    <w:basedOn w:val="DefaultParagraphFont"/>
    <w:link w:val="BalloonText"/>
    <w:uiPriority w:val="99"/>
    <w:semiHidden/>
    <w:rsid w:val="00A432FE"/>
    <w:rPr>
      <w:rFonts w:ascii="Tahoma" w:eastAsia="Times New Roman" w:hAnsi="Tahoma" w:cs="Tahoma"/>
      <w:sz w:val="16"/>
      <w:szCs w:val="16"/>
    </w:rPr>
  </w:style>
  <w:style w:type="character" w:styleId="Hyperlink">
    <w:name w:val="Hyperlink"/>
    <w:basedOn w:val="DefaultParagraphFont"/>
    <w:uiPriority w:val="99"/>
    <w:unhideWhenUsed/>
    <w:rsid w:val="00A432FE"/>
    <w:rPr>
      <w:color w:val="0000FF" w:themeColor="hyperlink"/>
      <w:u w:val="single"/>
    </w:rPr>
  </w:style>
  <w:style w:type="paragraph" w:styleId="ListParagraph">
    <w:name w:val="List Paragraph"/>
    <w:basedOn w:val="Normal"/>
    <w:uiPriority w:val="34"/>
    <w:qFormat/>
    <w:rsid w:val="00A432FE"/>
    <w:pPr>
      <w:ind w:left="720"/>
      <w:contextualSpacing/>
    </w:pPr>
  </w:style>
  <w:style w:type="paragraph" w:styleId="Header">
    <w:name w:val="header"/>
    <w:basedOn w:val="Normal"/>
    <w:link w:val="HeaderChar"/>
    <w:uiPriority w:val="99"/>
    <w:unhideWhenUsed/>
    <w:rsid w:val="009B7766"/>
    <w:pPr>
      <w:tabs>
        <w:tab w:val="center" w:pos="4153"/>
        <w:tab w:val="right" w:pos="8306"/>
      </w:tabs>
    </w:pPr>
  </w:style>
  <w:style w:type="character" w:customStyle="1" w:styleId="HeaderChar">
    <w:name w:val="Header Char"/>
    <w:basedOn w:val="DefaultParagraphFont"/>
    <w:link w:val="Header"/>
    <w:uiPriority w:val="99"/>
    <w:rsid w:val="009B7766"/>
    <w:rPr>
      <w:rFonts w:ascii="Times New Roman" w:eastAsia="Times New Roman" w:hAnsi="Times New Roman" w:cs="Times New Roman"/>
      <w:sz w:val="24"/>
      <w:szCs w:val="24"/>
    </w:rPr>
  </w:style>
  <w:style w:type="paragraph" w:styleId="Footer">
    <w:name w:val="footer"/>
    <w:basedOn w:val="Normal"/>
    <w:link w:val="FooterChar"/>
    <w:uiPriority w:val="99"/>
    <w:semiHidden/>
    <w:unhideWhenUsed/>
    <w:rsid w:val="009B7766"/>
    <w:pPr>
      <w:tabs>
        <w:tab w:val="center" w:pos="4153"/>
        <w:tab w:val="right" w:pos="8306"/>
      </w:tabs>
    </w:pPr>
  </w:style>
  <w:style w:type="character" w:customStyle="1" w:styleId="FooterChar">
    <w:name w:val="Footer Char"/>
    <w:basedOn w:val="DefaultParagraphFont"/>
    <w:link w:val="Footer"/>
    <w:uiPriority w:val="99"/>
    <w:semiHidden/>
    <w:rsid w:val="009B7766"/>
    <w:rPr>
      <w:rFonts w:ascii="Times New Roman" w:eastAsia="Times New Roman" w:hAnsi="Times New Roman" w:cs="Times New Roman"/>
      <w:sz w:val="24"/>
      <w:szCs w:val="24"/>
    </w:rPr>
  </w:style>
  <w:style w:type="paragraph" w:styleId="NoSpacing">
    <w:name w:val="No Spacing"/>
    <w:link w:val="NoSpacingChar"/>
    <w:uiPriority w:val="1"/>
    <w:qFormat/>
    <w:rsid w:val="009B7766"/>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9B7766"/>
    <w:rPr>
      <w:rFonts w:eastAsiaTheme="minorEastAsia"/>
      <w:lang w:bidi="ar-SA"/>
    </w:rPr>
  </w:style>
  <w:style w:type="character" w:customStyle="1" w:styleId="Heading2Char">
    <w:name w:val="Heading 2 Char"/>
    <w:basedOn w:val="DefaultParagraphFont"/>
    <w:link w:val="Heading2"/>
    <w:uiPriority w:val="9"/>
    <w:rsid w:val="002E272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E272A"/>
    <w:rPr>
      <w:rFonts w:asciiTheme="majorHAnsi" w:eastAsiaTheme="majorEastAsia" w:hAnsiTheme="majorHAnsi" w:cstheme="majorBidi"/>
      <w:b/>
      <w:bCs/>
      <w:color w:val="4F81BD" w:themeColor="accent1"/>
      <w:sz w:val="24"/>
      <w:szCs w:val="24"/>
    </w:rPr>
  </w:style>
  <w:style w:type="paragraph" w:styleId="Caption">
    <w:name w:val="caption"/>
    <w:basedOn w:val="Normal"/>
    <w:next w:val="Normal"/>
    <w:uiPriority w:val="35"/>
    <w:qFormat/>
    <w:rsid w:val="006F2B3E"/>
    <w:pPr>
      <w:bidi/>
      <w:spacing w:after="200"/>
    </w:pPr>
    <w:rPr>
      <w:rFonts w:ascii="Calibri" w:hAnsi="Calibri" w:cs="Arial"/>
      <w:b/>
      <w:bCs/>
      <w:color w:val="4F81BD"/>
      <w:sz w:val="18"/>
      <w:szCs w:val="18"/>
    </w:rPr>
  </w:style>
  <w:style w:type="paragraph" w:styleId="TableofFigures">
    <w:name w:val="table of figures"/>
    <w:basedOn w:val="Normal"/>
    <w:next w:val="Normal"/>
    <w:uiPriority w:val="99"/>
    <w:unhideWhenUsed/>
    <w:rsid w:val="00721FCC"/>
  </w:style>
  <w:style w:type="character" w:customStyle="1" w:styleId="apple-converted-space">
    <w:name w:val="apple-converted-space"/>
    <w:basedOn w:val="DefaultParagraphFont"/>
    <w:rsid w:val="00F91CFC"/>
  </w:style>
  <w:style w:type="character" w:customStyle="1" w:styleId="apple-style-span">
    <w:name w:val="apple-style-span"/>
    <w:basedOn w:val="DefaultParagraphFont"/>
    <w:rsid w:val="00F91CFC"/>
  </w:style>
  <w:style w:type="character" w:styleId="CommentReference">
    <w:name w:val="annotation reference"/>
    <w:basedOn w:val="DefaultParagraphFont"/>
    <w:uiPriority w:val="99"/>
    <w:semiHidden/>
    <w:unhideWhenUsed/>
    <w:rsid w:val="00167CAB"/>
    <w:rPr>
      <w:sz w:val="16"/>
      <w:szCs w:val="16"/>
    </w:rPr>
  </w:style>
  <w:style w:type="paragraph" w:styleId="CommentText">
    <w:name w:val="annotation text"/>
    <w:basedOn w:val="Normal"/>
    <w:link w:val="CommentTextChar"/>
    <w:uiPriority w:val="99"/>
    <w:semiHidden/>
    <w:unhideWhenUsed/>
    <w:rsid w:val="00167CAB"/>
    <w:rPr>
      <w:sz w:val="20"/>
      <w:szCs w:val="20"/>
    </w:rPr>
  </w:style>
  <w:style w:type="character" w:customStyle="1" w:styleId="CommentTextChar">
    <w:name w:val="Comment Text Char"/>
    <w:basedOn w:val="DefaultParagraphFont"/>
    <w:link w:val="CommentText"/>
    <w:uiPriority w:val="99"/>
    <w:semiHidden/>
    <w:rsid w:val="00167CA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67CAB"/>
    <w:rPr>
      <w:b/>
      <w:bCs/>
    </w:rPr>
  </w:style>
  <w:style w:type="character" w:customStyle="1" w:styleId="CommentSubjectChar">
    <w:name w:val="Comment Subject Char"/>
    <w:basedOn w:val="CommentTextChar"/>
    <w:link w:val="CommentSubject"/>
    <w:uiPriority w:val="99"/>
    <w:semiHidden/>
    <w:rsid w:val="00167CAB"/>
    <w:rPr>
      <w:b/>
      <w:bCs/>
    </w:rPr>
  </w:style>
  <w:style w:type="paragraph" w:styleId="Revision">
    <w:name w:val="Revision"/>
    <w:hidden/>
    <w:uiPriority w:val="99"/>
    <w:semiHidden/>
    <w:rsid w:val="00167CAB"/>
    <w:pPr>
      <w:spacing w:after="0"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lave_select" TargetMode="External"/><Relationship Id="rId18" Type="http://schemas.openxmlformats.org/officeDocument/2006/relationships/hyperlink" Target="http://en.wikipedia.org/wiki/Full_duplex" TargetMode="External"/><Relationship Id="rId26" Type="http://schemas.openxmlformats.org/officeDocument/2006/relationships/image" Target="media/image11.jpe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en.wikipedia.org/wiki/Data_frame"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en.wikipedia.org/wiki/Logic_level" TargetMode="External"/><Relationship Id="rId20" Type="http://schemas.openxmlformats.org/officeDocument/2006/relationships/image" Target="media/image5.png"/><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Master-slave_(technology)" TargetMode="External"/><Relationship Id="rId24" Type="http://schemas.openxmlformats.org/officeDocument/2006/relationships/image" Target="media/image9.png"/><Relationship Id="rId32"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hyperlink" Target="http://en.wikipedia.org/wiki/Slave_Select" TargetMode="External"/><Relationship Id="rId23" Type="http://schemas.openxmlformats.org/officeDocument/2006/relationships/image" Target="media/image8.png"/><Relationship Id="rId28" Type="http://schemas.openxmlformats.org/officeDocument/2006/relationships/image" Target="media/image13.gif"/><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en.wikipedia.org/wiki/Chip_selec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FBFD69-4B9E-40E8-A3C5-502927B25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5021</TotalTime>
  <Pages>34</Pages>
  <Words>7250</Words>
  <Characters>36253</Characters>
  <Application>Microsoft Office Word</Application>
  <DocSecurity>0</DocSecurity>
  <Lines>302</Lines>
  <Paragraphs>86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Serial Peripheral Interface</vt:lpstr>
      <vt:lpstr>Serial Peripheral Interface</vt:lpstr>
    </vt:vector>
  </TitlesOfParts>
  <Company> </Company>
  <LinksUpToDate>false</LinksUpToDate>
  <CharactersWithSpaces>43417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Serial Peripheral Interface</dc:title>
  <dc:subject/>
  <dc:creator> </dc:creator>
  <cp:keywords/>
  <dc:description/>
  <cp:lastModifiedBy>Beeri</cp:lastModifiedBy>
  <cp:revision>14</cp:revision>
  <dcterms:created xsi:type="dcterms:W3CDTF">2011-11-17T14:04:00Z</dcterms:created>
  <dcterms:modified xsi:type="dcterms:W3CDTF">2011-12-08T07:17:00Z</dcterms:modified>
</cp:coreProperties>
</file>