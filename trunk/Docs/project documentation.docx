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0B0B" w:rsidRDefault="00120B0B" w:rsidP="00120B0B"/>
    <w:p w:rsidR="00120B0B" w:rsidRDefault="000A1FAD" w:rsidP="00120B0B">
      <w:pPr>
        <w:jc w:val="center"/>
        <w:rPr>
          <w:sz w:val="72"/>
          <w:szCs w:val="72"/>
        </w:rPr>
      </w:pPr>
      <w:r w:rsidRPr="000A1FAD">
        <w:rPr>
          <w:noProof/>
        </w:rPr>
        <w:pict>
          <v:group id="_x0000_s1026" style="position:absolute;left:0;text-align:left;margin-left:-41.4pt;margin-top:18.6pt;width:492.25pt;height:110.15pt;z-index:251660288" coordorigin="144,192" coordsize="3938,881">
            <v:shapetype id="_x0000_t202" coordsize="21600,21600" o:spt="202" path="m,l,21600r21600,l21600,xe">
              <v:stroke joinstyle="miter"/>
              <v:path gradientshapeok="t" o:connecttype="rect"/>
            </v:shapetype>
            <v:shape id="_x0000_s1027" type="#_x0000_t202" style="position:absolute;left:816;top:432;width:2626;height:420" filled="f" fillcolor="#bbe0e3" stroked="f">
              <v:textbox style="mso-next-textbox:#_x0000_s1027" inset=".54778mm,.27386mm,.54778mm,.27386mm">
                <w:txbxContent>
                  <w:p w:rsidR="007732B0" w:rsidRDefault="007732B0" w:rsidP="00120B0B">
                    <w:pPr>
                      <w:autoSpaceDE w:val="0"/>
                      <w:autoSpaceDN w:val="0"/>
                      <w:adjustRightInd w:val="0"/>
                      <w:spacing w:line="510" w:lineRule="atLeast"/>
                      <w:jc w:val="center"/>
                      <w:rPr>
                        <w:rFonts w:ascii="Arial Unicode MS" w:eastAsia="Arial Unicode MS" w:hAnsi="Arial Unicode MS" w:cs="Arial Unicode MS"/>
                        <w:b/>
                        <w:bCs/>
                        <w:color w:val="333399"/>
                        <w:sz w:val="28"/>
                        <w:szCs w:val="28"/>
                      </w:rPr>
                    </w:pPr>
                    <w:r>
                      <w:rPr>
                        <w:rFonts w:ascii="Arial Unicode MS" w:eastAsia="Arial Unicode MS" w:hAnsi="Arial Unicode MS" w:cs="Arial Unicode MS"/>
                        <w:b/>
                        <w:bCs/>
                        <w:color w:val="333399"/>
                        <w:sz w:val="40"/>
                        <w:szCs w:val="40"/>
                      </w:rPr>
                      <w:t xml:space="preserve">   </w:t>
                    </w:r>
                    <w:smartTag w:uri="urn:schemas-microsoft-com:office:smarttags" w:element="place">
                      <w:smartTag w:uri="urn:schemas-microsoft-com:office:smarttags" w:element="PlaceName">
                        <w:r>
                          <w:rPr>
                            <w:rFonts w:ascii="Arial Unicode MS" w:eastAsia="Arial Unicode MS" w:hAnsi="Arial Unicode MS" w:cs="Arial Unicode MS"/>
                            <w:b/>
                            <w:bCs/>
                            <w:color w:val="333399"/>
                            <w:sz w:val="28"/>
                            <w:szCs w:val="28"/>
                          </w:rPr>
                          <w:t>VLSI</w:t>
                        </w:r>
                      </w:smartTag>
                      <w:r>
                        <w:rPr>
                          <w:rFonts w:ascii="Arial Unicode MS" w:eastAsia="Arial Unicode MS" w:hAnsi="Arial Unicode MS" w:cs="Arial Unicode MS"/>
                          <w:b/>
                          <w:bCs/>
                          <w:color w:val="333399"/>
                          <w:sz w:val="28"/>
                          <w:szCs w:val="28"/>
                        </w:rPr>
                        <w:t xml:space="preserve"> </w:t>
                      </w:r>
                      <w:proofErr w:type="gramStart"/>
                      <w:r>
                        <w:rPr>
                          <w:rFonts w:ascii="Arial Unicode MS" w:eastAsia="Arial Unicode MS" w:hAnsi="Arial Unicode MS" w:cs="Arial Unicode MS"/>
                          <w:b/>
                          <w:bCs/>
                          <w:color w:val="333399"/>
                          <w:sz w:val="28"/>
                          <w:szCs w:val="28"/>
                        </w:rPr>
                        <w:t>SYSTEMS  RESEARCH</w:t>
                      </w:r>
                      <w:proofErr w:type="gramEnd"/>
                      <w:r>
                        <w:rPr>
                          <w:rFonts w:ascii="Arial Unicode MS" w:eastAsia="Arial Unicode MS" w:hAnsi="Arial Unicode MS" w:cs="Arial Unicode MS"/>
                          <w:b/>
                          <w:bCs/>
                          <w:color w:val="333399"/>
                          <w:sz w:val="28"/>
                          <w:szCs w:val="28"/>
                        </w:rPr>
                        <w:t xml:space="preserve"> </w:t>
                      </w:r>
                      <w:smartTag w:uri="urn:schemas-microsoft-com:office:smarttags" w:element="PlaceType">
                        <w:r>
                          <w:rPr>
                            <w:rFonts w:ascii="Arial Unicode MS" w:eastAsia="Arial Unicode MS" w:hAnsi="Arial Unicode MS" w:cs="Arial Unicode MS"/>
                            <w:b/>
                            <w:bCs/>
                            <w:color w:val="333399"/>
                            <w:sz w:val="28"/>
                            <w:szCs w:val="28"/>
                          </w:rPr>
                          <w:t>CENTER</w:t>
                        </w:r>
                      </w:smartTag>
                    </w:smartTag>
                  </w:p>
                  <w:p w:rsidR="007732B0" w:rsidRDefault="007732B0" w:rsidP="00120B0B">
                    <w:pPr>
                      <w:autoSpaceDE w:val="0"/>
                      <w:autoSpaceDN w:val="0"/>
                      <w:adjustRightInd w:val="0"/>
                      <w:spacing w:line="510" w:lineRule="atLeast"/>
                      <w:jc w:val="center"/>
                      <w:rPr>
                        <w:rFonts w:ascii="Arial Unicode MS" w:eastAsia="Arial Unicode MS" w:hAnsi="Arial Unicode MS" w:cs="Arial Unicode MS"/>
                        <w:b/>
                        <w:bCs/>
                        <w:color w:val="33CCCC"/>
                        <w:sz w:val="28"/>
                        <w:szCs w:val="28"/>
                      </w:rPr>
                    </w:pPr>
                    <w:r>
                      <w:rPr>
                        <w:rFonts w:ascii="Arial Unicode MS" w:eastAsia="Arial Unicode MS" w:hAnsi="Arial Unicode MS" w:cs="Arial Unicode MS"/>
                        <w:b/>
                        <w:bCs/>
                        <w:color w:val="33CCCC"/>
                        <w:sz w:val="28"/>
                        <w:szCs w:val="28"/>
                      </w:rPr>
                      <w:t>VLSI LABORATORY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3504;top:384;width:578;height:689">
              <v:imagedata r:id="rId9" o:title="TECHNION"/>
            </v:shape>
            <v:shape id="_x0000_s1029" type="#_x0000_t202" style="position:absolute;left:864;top:912;width:2568;height:118" filled="f" fillcolor="#bbe0e3" stroked="f">
              <v:textbox style="mso-next-textbox:#_x0000_s1029" inset=".54778mm,.27386mm,.54778mm,.27386mm">
                <w:txbxContent>
                  <w:p w:rsidR="007732B0" w:rsidRDefault="007732B0" w:rsidP="00120B0B">
                    <w:pPr>
                      <w:autoSpaceDE w:val="0"/>
                      <w:autoSpaceDN w:val="0"/>
                      <w:adjustRightInd w:val="0"/>
                      <w:jc w:val="center"/>
                      <w:rPr>
                        <w:rFonts w:ascii="Arial Narrow" w:hAnsi="Arial Narrow" w:cs="Arial Narrow"/>
                        <w:b/>
                        <w:bCs/>
                        <w:color w:val="CC6600"/>
                        <w:sz w:val="16"/>
                        <w:szCs w:val="16"/>
                        <w:rtl/>
                      </w:rPr>
                    </w:pPr>
                    <w:r>
                      <w:rPr>
                        <w:rFonts w:ascii="Arial Narrow" w:hAnsi="Arial Narrow" w:cs="Arial Narrow"/>
                        <w:b/>
                        <w:bCs/>
                        <w:color w:val="CC6600"/>
                        <w:sz w:val="22"/>
                        <w:szCs w:val="22"/>
                      </w:rPr>
                      <w:t xml:space="preserve">     </w:t>
                    </w:r>
                    <w:r>
                      <w:rPr>
                        <w:rFonts w:ascii="Arial Narrow" w:hAnsi="Arial Narrow" w:cs="Arial Narrow"/>
                        <w:b/>
                        <w:bCs/>
                        <w:color w:val="CC6600"/>
                        <w:sz w:val="16"/>
                        <w:szCs w:val="16"/>
                      </w:rPr>
                      <w:t>DEPARTMENT OF ELECTRICAL ENGINEERING           DEPARTMENT OF COMPUTER SCIENCE</w:t>
                    </w:r>
                    <w:r>
                      <w:rPr>
                        <w:rFonts w:ascii="Arial Narrow" w:hAnsi="Arial Narrow"/>
                        <w:b/>
                        <w:bCs/>
                        <w:color w:val="CC6600"/>
                        <w:sz w:val="16"/>
                        <w:szCs w:val="16"/>
                        <w:rtl/>
                      </w:rPr>
                      <w:t xml:space="preserve"> </w:t>
                    </w:r>
                  </w:p>
                </w:txbxContent>
              </v:textbox>
            </v:shape>
            <v:rect id="_x0000_s1030" style="position:absolute;left:960;top:864;width:1258;height:48;v-text-anchor:middle" fillcolor="#c60"/>
            <v:rect id="_x0000_s1031" style="position:absolute;left:960;top:624;width:2430;height:47;v-text-anchor:middle" fillcolor="#969696"/>
            <v:rect id="_x0000_s1032" style="position:absolute;left:2304;top:864;width:1080;height:48;v-text-anchor:middle" fillcolor="#c60"/>
            <v:shape id="_x0000_s1033" type="#_x0000_t202" style="position:absolute;left:144;top:192;width:2146;height:137" filled="f" fillcolor="#bbe0e3" stroked="f">
              <v:textbox style="mso-next-textbox:#_x0000_s1033" inset=".54778mm,.27386mm,.54778mm,.27386mm">
                <w:txbxContent>
                  <w:p w:rsidR="007732B0" w:rsidRDefault="007732B0" w:rsidP="00120B0B">
                    <w:pPr>
                      <w:autoSpaceDE w:val="0"/>
                      <w:autoSpaceDN w:val="0"/>
                      <w:adjustRightInd w:val="0"/>
                      <w:rPr>
                        <w:rFonts w:ascii="Arial Narrow" w:hAnsi="Arial Narrow" w:cs="Arial Narrow"/>
                        <w:b/>
                        <w:bCs/>
                        <w:color w:val="000000"/>
                        <w:sz w:val="26"/>
                        <w:szCs w:val="26"/>
                      </w:rPr>
                    </w:pPr>
                    <w:r>
                      <w:rPr>
                        <w:rFonts w:ascii="Arial Narrow" w:hAnsi="Arial Narrow" w:cs="Arial Narrow"/>
                        <w:b/>
                        <w:bCs/>
                        <w:color w:val="000000"/>
                        <w:sz w:val="26"/>
                        <w:szCs w:val="26"/>
                      </w:rPr>
                      <w:t>TECHNION – ISRAEL INSTITUTE OF TECHNOLOGY</w:t>
                    </w:r>
                  </w:p>
                </w:txbxContent>
              </v:textbox>
            </v:shape>
            <v:shape id="_x0000_s1034" type="#_x0000_t75" style="position:absolute;left:144;top:384;width:647;height:686">
              <v:imagedata r:id="rId10" o:title="forjenywafer"/>
            </v:shape>
            <w10:wrap anchorx="page"/>
          </v:group>
        </w:pict>
      </w:r>
    </w:p>
    <w:p w:rsidR="00120B0B" w:rsidRDefault="00120B0B" w:rsidP="00120B0B">
      <w:pPr>
        <w:jc w:val="center"/>
        <w:rPr>
          <w:sz w:val="72"/>
          <w:szCs w:val="72"/>
        </w:rPr>
      </w:pPr>
    </w:p>
    <w:p w:rsidR="00120B0B" w:rsidRDefault="00120B0B" w:rsidP="00120B0B">
      <w:pPr>
        <w:jc w:val="center"/>
        <w:rPr>
          <w:sz w:val="72"/>
          <w:szCs w:val="72"/>
        </w:rPr>
      </w:pPr>
    </w:p>
    <w:p w:rsidR="00120B0B" w:rsidRDefault="00120B0B" w:rsidP="00120B0B">
      <w:pPr>
        <w:jc w:val="center"/>
        <w:rPr>
          <w:sz w:val="72"/>
          <w:szCs w:val="72"/>
        </w:rPr>
      </w:pPr>
    </w:p>
    <w:p w:rsidR="00120B0B" w:rsidRDefault="00120B0B" w:rsidP="00120B0B"/>
    <w:p w:rsidR="00120B0B" w:rsidRPr="00120B0B" w:rsidRDefault="00120B0B" w:rsidP="00120B0B">
      <w:pPr>
        <w:jc w:val="center"/>
        <w:rPr>
          <w:b/>
          <w:bCs/>
          <w:sz w:val="56"/>
          <w:szCs w:val="56"/>
        </w:rPr>
      </w:pPr>
      <w:r w:rsidRPr="00120B0B">
        <w:rPr>
          <w:b/>
          <w:bCs/>
          <w:sz w:val="56"/>
          <w:szCs w:val="56"/>
        </w:rPr>
        <w:t>SPI – Serial Peripheral Interface</w:t>
      </w:r>
    </w:p>
    <w:p w:rsidR="00120B0B" w:rsidRDefault="00120B0B" w:rsidP="00120B0B"/>
    <w:p w:rsidR="00120B0B" w:rsidRDefault="00120B0B" w:rsidP="00120B0B"/>
    <w:p w:rsidR="00120B0B" w:rsidRPr="0092514C" w:rsidRDefault="00120B0B" w:rsidP="00120B0B">
      <w:pPr>
        <w:jc w:val="center"/>
        <w:rPr>
          <w:b/>
          <w:bCs/>
          <w:sz w:val="64"/>
          <w:szCs w:val="64"/>
        </w:rPr>
      </w:pPr>
      <w:r w:rsidRPr="0092514C">
        <w:rPr>
          <w:b/>
          <w:bCs/>
          <w:sz w:val="64"/>
          <w:szCs w:val="64"/>
        </w:rPr>
        <w:t>Final Report</w:t>
      </w:r>
    </w:p>
    <w:p w:rsidR="00120B0B" w:rsidRDefault="00120B0B" w:rsidP="00120B0B">
      <w:pPr>
        <w:jc w:val="center"/>
        <w:rPr>
          <w:sz w:val="96"/>
          <w:szCs w:val="96"/>
        </w:rPr>
      </w:pPr>
    </w:p>
    <w:p w:rsidR="00120B0B" w:rsidRDefault="00120B0B" w:rsidP="00120B0B">
      <w:pPr>
        <w:jc w:val="center"/>
        <w:rPr>
          <w:sz w:val="36"/>
          <w:szCs w:val="36"/>
        </w:rPr>
      </w:pPr>
      <w:r>
        <w:rPr>
          <w:sz w:val="36"/>
          <w:szCs w:val="36"/>
        </w:rPr>
        <w:t>Submitted by:</w:t>
      </w:r>
    </w:p>
    <w:p w:rsidR="00120B0B" w:rsidRDefault="00120B0B" w:rsidP="00120B0B">
      <w:pPr>
        <w:jc w:val="center"/>
        <w:rPr>
          <w:sz w:val="36"/>
          <w:szCs w:val="36"/>
        </w:rPr>
      </w:pPr>
    </w:p>
    <w:p w:rsidR="00120B0B" w:rsidRPr="00C76B08" w:rsidRDefault="00120B0B" w:rsidP="00120B0B">
      <w:pPr>
        <w:rPr>
          <w:sz w:val="36"/>
          <w:szCs w:val="36"/>
        </w:rPr>
      </w:pPr>
      <w:r>
        <w:rPr>
          <w:sz w:val="36"/>
          <w:szCs w:val="36"/>
        </w:rPr>
        <w:tab/>
        <w:t>Omer Shaked</w:t>
      </w:r>
      <w:r>
        <w:rPr>
          <w:sz w:val="36"/>
          <w:szCs w:val="36"/>
        </w:rPr>
        <w:tab/>
      </w:r>
      <w:r>
        <w:rPr>
          <w:sz w:val="36"/>
          <w:szCs w:val="36"/>
        </w:rPr>
        <w:tab/>
        <w:t xml:space="preserve">                    Beeri Schreiber</w:t>
      </w:r>
    </w:p>
    <w:p w:rsidR="00120B0B" w:rsidRDefault="00120B0B" w:rsidP="007732B0">
      <w:pPr>
        <w:rPr>
          <w:sz w:val="36"/>
          <w:szCs w:val="36"/>
        </w:rPr>
      </w:pPr>
      <w:r>
        <w:rPr>
          <w:sz w:val="36"/>
          <w:szCs w:val="36"/>
        </w:rPr>
        <w:tab/>
        <w:t>021618152</w:t>
      </w:r>
      <w:r>
        <w:rPr>
          <w:sz w:val="36"/>
          <w:szCs w:val="36"/>
        </w:rPr>
        <w:tab/>
      </w:r>
      <w:r>
        <w:rPr>
          <w:sz w:val="36"/>
          <w:szCs w:val="36"/>
        </w:rPr>
        <w:tab/>
      </w:r>
      <w:r>
        <w:rPr>
          <w:sz w:val="36"/>
          <w:szCs w:val="36"/>
        </w:rPr>
        <w:tab/>
        <w:t xml:space="preserve">            </w:t>
      </w:r>
      <w:r w:rsidR="007732B0">
        <w:rPr>
          <w:sz w:val="36"/>
          <w:szCs w:val="36"/>
        </w:rPr>
        <w:t>039848916</w:t>
      </w:r>
    </w:p>
    <w:p w:rsidR="00120B0B" w:rsidRDefault="00120B0B" w:rsidP="00120B0B">
      <w:pPr>
        <w:rPr>
          <w:sz w:val="36"/>
          <w:szCs w:val="36"/>
        </w:rPr>
      </w:pPr>
    </w:p>
    <w:p w:rsidR="00120B0B" w:rsidRDefault="00120B0B" w:rsidP="00120B0B">
      <w:pPr>
        <w:rPr>
          <w:sz w:val="36"/>
          <w:szCs w:val="36"/>
        </w:rPr>
      </w:pPr>
    </w:p>
    <w:p w:rsidR="00120B0B" w:rsidRDefault="00120B0B" w:rsidP="00120B0B">
      <w:pPr>
        <w:jc w:val="center"/>
        <w:rPr>
          <w:sz w:val="36"/>
          <w:szCs w:val="36"/>
        </w:rPr>
      </w:pPr>
      <w:r w:rsidRPr="00C76B08">
        <w:rPr>
          <w:sz w:val="36"/>
          <w:szCs w:val="36"/>
        </w:rPr>
        <w:t>Supervised</w:t>
      </w:r>
      <w:r>
        <w:rPr>
          <w:sz w:val="36"/>
          <w:szCs w:val="36"/>
        </w:rPr>
        <w:t xml:space="preserve"> by:</w:t>
      </w:r>
    </w:p>
    <w:p w:rsidR="00120B0B" w:rsidRDefault="00120B0B" w:rsidP="00120B0B">
      <w:pPr>
        <w:jc w:val="center"/>
        <w:rPr>
          <w:sz w:val="36"/>
          <w:szCs w:val="36"/>
        </w:rPr>
      </w:pPr>
    </w:p>
    <w:p w:rsidR="00120B0B" w:rsidRDefault="00120B0B" w:rsidP="00120B0B">
      <w:pPr>
        <w:jc w:val="center"/>
        <w:rPr>
          <w:sz w:val="36"/>
          <w:szCs w:val="36"/>
        </w:rPr>
      </w:pPr>
      <w:r>
        <w:rPr>
          <w:sz w:val="36"/>
          <w:szCs w:val="36"/>
        </w:rPr>
        <w:t>Leon Polishuk</w:t>
      </w:r>
    </w:p>
    <w:p w:rsidR="00120B0B" w:rsidRDefault="00120B0B" w:rsidP="00120B0B">
      <w:pPr>
        <w:jc w:val="center"/>
        <w:rPr>
          <w:sz w:val="36"/>
          <w:szCs w:val="36"/>
        </w:rPr>
      </w:pPr>
      <w:r>
        <w:rPr>
          <w:sz w:val="36"/>
          <w:szCs w:val="36"/>
        </w:rPr>
        <w:t>Tal Yahav</w:t>
      </w:r>
    </w:p>
    <w:p w:rsidR="00120B0B" w:rsidRDefault="00120B0B" w:rsidP="00120B0B">
      <w:pPr>
        <w:jc w:val="center"/>
        <w:rPr>
          <w:sz w:val="36"/>
          <w:szCs w:val="36"/>
        </w:rPr>
      </w:pPr>
    </w:p>
    <w:p w:rsidR="00120B0B" w:rsidRDefault="00120B0B" w:rsidP="00120B0B">
      <w:pPr>
        <w:rPr>
          <w:sz w:val="36"/>
          <w:szCs w:val="36"/>
        </w:rPr>
      </w:pPr>
    </w:p>
    <w:p w:rsidR="00120B0B" w:rsidRPr="00C76B08" w:rsidRDefault="00120B0B" w:rsidP="00120B0B">
      <w:pPr>
        <w:rPr>
          <w:sz w:val="36"/>
          <w:szCs w:val="36"/>
        </w:rPr>
      </w:pPr>
      <w:r>
        <w:rPr>
          <w:sz w:val="36"/>
          <w:szCs w:val="36"/>
        </w:rPr>
        <w:t xml:space="preserve">Submitted </w:t>
      </w:r>
      <w:r w:rsidR="007732B0">
        <w:rPr>
          <w:sz w:val="36"/>
          <w:szCs w:val="36"/>
        </w:rPr>
        <w:t>on:</w:t>
      </w:r>
      <w:r>
        <w:rPr>
          <w:sz w:val="36"/>
          <w:szCs w:val="36"/>
        </w:rPr>
        <w:t xml:space="preserve"> </w:t>
      </w:r>
      <w:r w:rsidRPr="00120B0B">
        <w:rPr>
          <w:sz w:val="36"/>
          <w:szCs w:val="36"/>
          <w:highlight w:val="yellow"/>
        </w:rPr>
        <w:t>Date</w:t>
      </w:r>
    </w:p>
    <w:p w:rsidR="00120B0B" w:rsidRDefault="00120B0B" w:rsidP="00120B0B"/>
    <w:p w:rsidR="00120B0B" w:rsidRDefault="00120B0B" w:rsidP="00120B0B"/>
    <w:p w:rsidR="00120B0B" w:rsidRDefault="00120B0B" w:rsidP="00120B0B"/>
    <w:p w:rsidR="00120B0B" w:rsidRDefault="00120B0B" w:rsidP="00120B0B"/>
    <w:p w:rsidR="00E563BF" w:rsidRDefault="00E563BF"/>
    <w:p w:rsidR="00A432FE" w:rsidRDefault="00A432FE"/>
    <w:sdt>
      <w:sdtPr>
        <w:rPr>
          <w:rFonts w:ascii="Times New Roman" w:eastAsia="Times New Roman" w:hAnsi="Times New Roman" w:cs="Times New Roman"/>
          <w:b w:val="0"/>
          <w:bCs w:val="0"/>
          <w:color w:val="auto"/>
          <w:sz w:val="24"/>
          <w:szCs w:val="24"/>
          <w:lang w:bidi="he-IL"/>
        </w:rPr>
        <w:id w:val="41094439"/>
        <w:docPartObj>
          <w:docPartGallery w:val="Table of Contents"/>
          <w:docPartUnique/>
        </w:docPartObj>
      </w:sdtPr>
      <w:sdtEndPr>
        <w:rPr>
          <w:rFonts w:asciiTheme="majorBidi" w:hAnsiTheme="majorBidi"/>
          <w:sz w:val="20"/>
          <w:szCs w:val="20"/>
        </w:rPr>
      </w:sdtEndPr>
      <w:sdtContent>
        <w:p w:rsidR="00A432FE" w:rsidRDefault="00A432FE" w:rsidP="008B5E53">
          <w:pPr>
            <w:pStyle w:val="TOCHeading"/>
            <w:jc w:val="both"/>
          </w:pPr>
          <w:r>
            <w:t>Table of Contents</w:t>
          </w:r>
        </w:p>
        <w:p w:rsidR="008B5E53" w:rsidRDefault="000A1FAD" w:rsidP="008B5E53">
          <w:pPr>
            <w:pStyle w:val="TOC1"/>
            <w:rPr>
              <w:ins w:id="0" w:author="Beeri" w:date="2011-12-09T09:47:00Z"/>
              <w:noProof/>
              <w:rtl/>
              <w:lang w:bidi="he-IL"/>
            </w:rPr>
            <w:pPrChange w:id="1" w:author="Beeri" w:date="2011-12-09T09:47:00Z">
              <w:pPr>
                <w:pStyle w:val="TOC1"/>
                <w:bidi/>
              </w:pPr>
            </w:pPrChange>
          </w:pPr>
          <w:r w:rsidRPr="000A1FAD">
            <w:rPr>
              <w:rFonts w:asciiTheme="majorBidi" w:hAnsiTheme="majorBidi" w:cstheme="majorBidi"/>
              <w:sz w:val="20"/>
              <w:szCs w:val="20"/>
            </w:rPr>
            <w:fldChar w:fldCharType="begin"/>
          </w:r>
          <w:r w:rsidR="00A432FE" w:rsidRPr="000B2E43">
            <w:rPr>
              <w:rFonts w:asciiTheme="majorBidi" w:hAnsiTheme="majorBidi" w:cstheme="majorBidi"/>
              <w:sz w:val="20"/>
              <w:szCs w:val="20"/>
            </w:rPr>
            <w:instrText xml:space="preserve"> TOC \o "1-3" \h \z \u </w:instrText>
          </w:r>
          <w:r w:rsidRPr="000A1FAD">
            <w:rPr>
              <w:rFonts w:asciiTheme="majorBidi" w:hAnsiTheme="majorBidi" w:cstheme="majorBidi"/>
              <w:sz w:val="20"/>
              <w:szCs w:val="20"/>
            </w:rPr>
            <w:fldChar w:fldCharType="separate"/>
          </w:r>
          <w:ins w:id="2" w:author="Beeri" w:date="2011-12-09T09:47:00Z">
            <w:r w:rsidR="008B5E53" w:rsidRPr="002B7A1D">
              <w:rPr>
                <w:rStyle w:val="Hyperlink"/>
                <w:noProof/>
                <w:rtl/>
              </w:rPr>
              <w:fldChar w:fldCharType="begin"/>
            </w:r>
            <w:r w:rsidR="008B5E53" w:rsidRPr="002B7A1D">
              <w:rPr>
                <w:rStyle w:val="Hyperlink"/>
                <w:noProof/>
                <w:rtl/>
              </w:rPr>
              <w:instrText xml:space="preserve"> </w:instrText>
            </w:r>
            <w:r w:rsidR="008B5E53">
              <w:rPr>
                <w:noProof/>
              </w:rPr>
              <w:instrText>HYPERLINK \l "_Toc311187360</w:instrText>
            </w:r>
            <w:r w:rsidR="008B5E53">
              <w:rPr>
                <w:noProof/>
                <w:rtl/>
              </w:rPr>
              <w:instrText>"</w:instrText>
            </w:r>
            <w:r w:rsidR="008B5E53" w:rsidRPr="002B7A1D">
              <w:rPr>
                <w:rStyle w:val="Hyperlink"/>
                <w:noProof/>
                <w:rtl/>
              </w:rPr>
              <w:instrText xml:space="preserve"> </w:instrText>
            </w:r>
            <w:r w:rsidR="008B5E53" w:rsidRPr="002B7A1D">
              <w:rPr>
                <w:rStyle w:val="Hyperlink"/>
                <w:noProof/>
                <w:rtl/>
              </w:rPr>
            </w:r>
            <w:r w:rsidR="008B5E53" w:rsidRPr="002B7A1D">
              <w:rPr>
                <w:rStyle w:val="Hyperlink"/>
                <w:noProof/>
                <w:rtl/>
              </w:rPr>
              <w:fldChar w:fldCharType="separate"/>
            </w:r>
            <w:r w:rsidR="008B5E53" w:rsidRPr="002B7A1D">
              <w:rPr>
                <w:rStyle w:val="Hyperlink"/>
                <w:noProof/>
              </w:rPr>
              <w:t>List of Tables</w:t>
            </w:r>
            <w:r w:rsidR="008B5E53">
              <w:rPr>
                <w:noProof/>
                <w:webHidden/>
                <w:rtl/>
              </w:rPr>
              <w:tab/>
            </w:r>
            <w:r w:rsidR="008B5E53">
              <w:rPr>
                <w:rStyle w:val="Hyperlink"/>
                <w:noProof/>
                <w:rtl/>
              </w:rPr>
              <w:fldChar w:fldCharType="begin"/>
            </w:r>
            <w:r w:rsidR="008B5E53">
              <w:rPr>
                <w:noProof/>
                <w:webHidden/>
                <w:rtl/>
              </w:rPr>
              <w:instrText xml:space="preserve"> </w:instrText>
            </w:r>
            <w:r w:rsidR="008B5E53">
              <w:rPr>
                <w:noProof/>
                <w:webHidden/>
              </w:rPr>
              <w:instrText>PAGEREF</w:instrText>
            </w:r>
            <w:r w:rsidR="008B5E53">
              <w:rPr>
                <w:noProof/>
                <w:webHidden/>
                <w:rtl/>
              </w:rPr>
              <w:instrText xml:space="preserve"> _</w:instrText>
            </w:r>
            <w:r w:rsidR="008B5E53">
              <w:rPr>
                <w:noProof/>
                <w:webHidden/>
              </w:rPr>
              <w:instrText>Toc311187360 \h</w:instrText>
            </w:r>
            <w:r w:rsidR="008B5E53">
              <w:rPr>
                <w:noProof/>
                <w:webHidden/>
                <w:rtl/>
              </w:rPr>
              <w:instrText xml:space="preserve"> </w:instrText>
            </w:r>
            <w:r w:rsidR="008B5E53">
              <w:rPr>
                <w:rStyle w:val="Hyperlink"/>
                <w:noProof/>
                <w:rtl/>
              </w:rPr>
            </w:r>
          </w:ins>
          <w:r w:rsidR="008B5E53">
            <w:rPr>
              <w:rStyle w:val="Hyperlink"/>
              <w:noProof/>
              <w:rtl/>
            </w:rPr>
            <w:fldChar w:fldCharType="separate"/>
          </w:r>
          <w:ins w:id="3" w:author="Beeri" w:date="2011-12-09T09:47:00Z">
            <w:r w:rsidR="008B5E53">
              <w:rPr>
                <w:noProof/>
                <w:webHidden/>
                <w:rtl/>
              </w:rPr>
              <w:t>5</w:t>
            </w:r>
            <w:r w:rsidR="008B5E53">
              <w:rPr>
                <w:rStyle w:val="Hyperlink"/>
                <w:noProof/>
                <w:rtl/>
              </w:rPr>
              <w:fldChar w:fldCharType="end"/>
            </w:r>
            <w:r w:rsidR="008B5E53" w:rsidRPr="002B7A1D">
              <w:rPr>
                <w:rStyle w:val="Hyperlink"/>
                <w:noProof/>
                <w:rtl/>
              </w:rPr>
              <w:fldChar w:fldCharType="end"/>
            </w:r>
          </w:ins>
        </w:p>
        <w:p w:rsidR="008B5E53" w:rsidRDefault="008B5E53" w:rsidP="008B5E53">
          <w:pPr>
            <w:pStyle w:val="TOC1"/>
            <w:rPr>
              <w:ins w:id="4" w:author="Beeri" w:date="2011-12-09T09:47:00Z"/>
              <w:noProof/>
              <w:rtl/>
              <w:lang w:bidi="he-IL"/>
            </w:rPr>
            <w:pPrChange w:id="5" w:author="Beeri" w:date="2011-12-09T09:47:00Z">
              <w:pPr>
                <w:pStyle w:val="TOC1"/>
                <w:bidi/>
              </w:pPr>
            </w:pPrChange>
          </w:pPr>
          <w:ins w:id="6"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"_Toc311187361</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List of Figures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Toc311187361 \h</w:instrText>
            </w:r>
            <w:r>
              <w:rPr>
                <w:noProof/>
                <w:webHidden/>
                <w:rtl/>
              </w:rPr>
              <w:instrText xml:space="preserve"> </w:instrText>
            </w:r>
            <w:r>
              <w:rPr>
                <w:rStyle w:val="Hyperlink"/>
                <w:noProof/>
                <w:rtl/>
              </w:rPr>
            </w:r>
          </w:ins>
          <w:r>
            <w:rPr>
              <w:rStyle w:val="Hyperlink"/>
              <w:noProof/>
              <w:rtl/>
            </w:rPr>
            <w:fldChar w:fldCharType="separate"/>
          </w:r>
          <w:ins w:id="7" w:author="Beeri" w:date="2011-12-09T09:47:00Z">
            <w:r>
              <w:rPr>
                <w:noProof/>
                <w:webHidden/>
                <w:rtl/>
              </w:rPr>
              <w:t>6</w:t>
            </w:r>
            <w:r>
              <w:rPr>
                <w:rStyle w:val="Hyperlink"/>
                <w:noProof/>
                <w:rtl/>
              </w:rPr>
              <w:fldChar w:fldCharType="end"/>
            </w:r>
            <w:r w:rsidRPr="002B7A1D">
              <w:rPr>
                <w:rStyle w:val="Hyperlink"/>
                <w:noProof/>
                <w:rtl/>
              </w:rPr>
              <w:fldChar w:fldCharType="end"/>
            </w:r>
          </w:ins>
        </w:p>
        <w:p w:rsidR="008B5E53" w:rsidRDefault="008B5E53" w:rsidP="008B5E53">
          <w:pPr>
            <w:pStyle w:val="TOC1"/>
            <w:rPr>
              <w:ins w:id="8" w:author="Beeri" w:date="2011-12-09T09:47:00Z"/>
              <w:noProof/>
              <w:rtl/>
              <w:lang w:bidi="he-IL"/>
            </w:rPr>
            <w:pPrChange w:id="9" w:author="Beeri" w:date="2011-12-09T09:47:00Z">
              <w:pPr>
                <w:pStyle w:val="TOC1"/>
                <w:bidi/>
              </w:pPr>
            </w:pPrChange>
          </w:pPr>
          <w:ins w:id="10"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"_Toc311187362</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Abstract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Toc311187362 \h</w:instrText>
            </w:r>
            <w:r>
              <w:rPr>
                <w:noProof/>
                <w:webHidden/>
                <w:rtl/>
              </w:rPr>
              <w:instrText xml:space="preserve"> </w:instrText>
            </w:r>
            <w:r>
              <w:rPr>
                <w:rStyle w:val="Hyperlink"/>
                <w:noProof/>
                <w:rtl/>
              </w:rPr>
            </w:r>
          </w:ins>
          <w:r>
            <w:rPr>
              <w:rStyle w:val="Hyperlink"/>
              <w:noProof/>
              <w:rtl/>
            </w:rPr>
            <w:fldChar w:fldCharType="separate"/>
          </w:r>
          <w:ins w:id="11" w:author="Beeri" w:date="2011-12-09T09:47:00Z">
            <w:r>
              <w:rPr>
                <w:noProof/>
                <w:webHidden/>
                <w:rtl/>
              </w:rPr>
              <w:t>7</w:t>
            </w:r>
            <w:r>
              <w:rPr>
                <w:rStyle w:val="Hyperlink"/>
                <w:noProof/>
                <w:rtl/>
              </w:rPr>
              <w:fldChar w:fldCharType="end"/>
            </w:r>
            <w:r w:rsidRPr="002B7A1D">
              <w:rPr>
                <w:rStyle w:val="Hyperlink"/>
                <w:noProof/>
                <w:rtl/>
              </w:rPr>
              <w:fldChar w:fldCharType="end"/>
            </w:r>
          </w:ins>
        </w:p>
        <w:p w:rsidR="008B5E53" w:rsidRDefault="008B5E53" w:rsidP="008B5E53">
          <w:pPr>
            <w:pStyle w:val="TOC1"/>
            <w:rPr>
              <w:ins w:id="12" w:author="Beeri" w:date="2011-12-09T09:47:00Z"/>
              <w:noProof/>
              <w:rtl/>
              <w:lang w:bidi="he-IL"/>
            </w:rPr>
            <w:pPrChange w:id="13" w:author="Beeri" w:date="2011-12-09T09:47:00Z">
              <w:pPr>
                <w:pStyle w:val="TOC1"/>
                <w:bidi/>
              </w:pPr>
            </w:pPrChange>
          </w:pPr>
          <w:ins w:id="14"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"_Toc311187363</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List of Abbreviations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Toc311187363 \h</w:instrText>
            </w:r>
            <w:r>
              <w:rPr>
                <w:noProof/>
                <w:webHidden/>
                <w:rtl/>
              </w:rPr>
              <w:instrText xml:space="preserve"> </w:instrText>
            </w:r>
            <w:r>
              <w:rPr>
                <w:rStyle w:val="Hyperlink"/>
                <w:noProof/>
                <w:rtl/>
              </w:rPr>
            </w:r>
          </w:ins>
          <w:r>
            <w:rPr>
              <w:rStyle w:val="Hyperlink"/>
              <w:noProof/>
              <w:rtl/>
            </w:rPr>
            <w:fldChar w:fldCharType="separate"/>
          </w:r>
          <w:ins w:id="15" w:author="Beeri" w:date="2011-12-09T09:47:00Z">
            <w:r>
              <w:rPr>
                <w:noProof/>
                <w:webHidden/>
                <w:rtl/>
              </w:rPr>
              <w:t>8</w:t>
            </w:r>
            <w:r>
              <w:rPr>
                <w:rStyle w:val="Hyperlink"/>
                <w:noProof/>
                <w:rtl/>
              </w:rPr>
              <w:fldChar w:fldCharType="end"/>
            </w:r>
            <w:r w:rsidRPr="002B7A1D">
              <w:rPr>
                <w:rStyle w:val="Hyperlink"/>
                <w:noProof/>
                <w:rtl/>
              </w:rPr>
              <w:fldChar w:fldCharType="end"/>
            </w:r>
          </w:ins>
        </w:p>
        <w:p w:rsidR="008B5E53" w:rsidRDefault="008B5E53" w:rsidP="008B5E53">
          <w:pPr>
            <w:pStyle w:val="TOC1"/>
            <w:rPr>
              <w:ins w:id="16" w:author="Beeri" w:date="2011-12-09T09:47:00Z"/>
              <w:noProof/>
              <w:rtl/>
              <w:lang w:bidi="he-IL"/>
            </w:rPr>
            <w:pPrChange w:id="17" w:author="Beeri" w:date="2011-12-09T09:47:00Z">
              <w:pPr>
                <w:pStyle w:val="TOC1"/>
                <w:bidi/>
              </w:pPr>
            </w:pPrChange>
          </w:pPr>
          <w:ins w:id="18"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"_Toc311187364</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1. Introduction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Toc311187364 \h</w:instrText>
            </w:r>
            <w:r>
              <w:rPr>
                <w:noProof/>
                <w:webHidden/>
                <w:rtl/>
              </w:rPr>
              <w:instrText xml:space="preserve"> </w:instrText>
            </w:r>
            <w:r>
              <w:rPr>
                <w:rStyle w:val="Hyperlink"/>
                <w:noProof/>
                <w:rtl/>
              </w:rPr>
            </w:r>
          </w:ins>
          <w:r>
            <w:rPr>
              <w:rStyle w:val="Hyperlink"/>
              <w:noProof/>
              <w:rtl/>
            </w:rPr>
            <w:fldChar w:fldCharType="separate"/>
          </w:r>
          <w:ins w:id="19" w:author="Beeri" w:date="2011-12-09T09:47:00Z">
            <w:r>
              <w:rPr>
                <w:noProof/>
                <w:webHidden/>
                <w:rtl/>
              </w:rPr>
              <w:t>9</w:t>
            </w:r>
            <w:r>
              <w:rPr>
                <w:rStyle w:val="Hyperlink"/>
                <w:noProof/>
                <w:rtl/>
              </w:rPr>
              <w:fldChar w:fldCharType="end"/>
            </w:r>
            <w:r w:rsidRPr="002B7A1D">
              <w:rPr>
                <w:rStyle w:val="Hyperlink"/>
                <w:noProof/>
                <w:rtl/>
              </w:rPr>
              <w:fldChar w:fldCharType="end"/>
            </w:r>
          </w:ins>
        </w:p>
        <w:p w:rsidR="008B5E53" w:rsidRDefault="008B5E53" w:rsidP="008B5E53">
          <w:pPr>
            <w:pStyle w:val="TOC2"/>
            <w:tabs>
              <w:tab w:val="right" w:leader="dot" w:pos="8296"/>
            </w:tabs>
            <w:rPr>
              <w:ins w:id="20" w:author="Beeri" w:date="2011-12-09T09:47:00Z"/>
              <w:noProof/>
              <w:rtl/>
              <w:lang w:bidi="he-IL"/>
            </w:rPr>
            <w:pPrChange w:id="21" w:author="Beeri" w:date="2011-12-09T09:47:00Z">
              <w:pPr>
                <w:pStyle w:val="TOC2"/>
                <w:tabs>
                  <w:tab w:val="right" w:leader="dot" w:pos="8296"/>
                </w:tabs>
                <w:bidi/>
              </w:pPr>
            </w:pPrChange>
          </w:pPr>
          <w:ins w:id="22"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"_Toc311187365</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1.1 Project Description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Toc311187365 \h</w:instrText>
            </w:r>
            <w:r>
              <w:rPr>
                <w:noProof/>
                <w:webHidden/>
                <w:rtl/>
              </w:rPr>
              <w:instrText xml:space="preserve"> </w:instrText>
            </w:r>
            <w:r>
              <w:rPr>
                <w:rStyle w:val="Hyperlink"/>
                <w:noProof/>
                <w:rtl/>
              </w:rPr>
            </w:r>
          </w:ins>
          <w:r>
            <w:rPr>
              <w:rStyle w:val="Hyperlink"/>
              <w:noProof/>
              <w:rtl/>
            </w:rPr>
            <w:fldChar w:fldCharType="separate"/>
          </w:r>
          <w:ins w:id="23" w:author="Beeri" w:date="2011-12-09T09:47:00Z">
            <w:r>
              <w:rPr>
                <w:noProof/>
                <w:webHidden/>
                <w:rtl/>
              </w:rPr>
              <w:t>9</w:t>
            </w:r>
            <w:r>
              <w:rPr>
                <w:rStyle w:val="Hyperlink"/>
                <w:noProof/>
                <w:rtl/>
              </w:rPr>
              <w:fldChar w:fldCharType="end"/>
            </w:r>
            <w:r w:rsidRPr="002B7A1D">
              <w:rPr>
                <w:rStyle w:val="Hyperlink"/>
                <w:noProof/>
                <w:rtl/>
              </w:rPr>
              <w:fldChar w:fldCharType="end"/>
            </w:r>
          </w:ins>
        </w:p>
        <w:p w:rsidR="008B5E53" w:rsidRDefault="008B5E53" w:rsidP="008B5E53">
          <w:pPr>
            <w:pStyle w:val="TOC2"/>
            <w:tabs>
              <w:tab w:val="right" w:leader="dot" w:pos="8296"/>
            </w:tabs>
            <w:rPr>
              <w:ins w:id="24" w:author="Beeri" w:date="2011-12-09T09:47:00Z"/>
              <w:noProof/>
              <w:rtl/>
              <w:lang w:bidi="he-IL"/>
            </w:rPr>
            <w:pPrChange w:id="25" w:author="Beeri" w:date="2011-12-09T09:47:00Z">
              <w:pPr>
                <w:pStyle w:val="TOC2"/>
                <w:tabs>
                  <w:tab w:val="right" w:leader="dot" w:pos="8296"/>
                </w:tabs>
                <w:bidi/>
              </w:pPr>
            </w:pPrChange>
          </w:pPr>
          <w:ins w:id="26"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"_Toc311187366</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1.2 SPI Protocol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Toc311187366 \h</w:instrText>
            </w:r>
            <w:r>
              <w:rPr>
                <w:noProof/>
                <w:webHidden/>
                <w:rtl/>
              </w:rPr>
              <w:instrText xml:space="preserve"> </w:instrText>
            </w:r>
            <w:r>
              <w:rPr>
                <w:rStyle w:val="Hyperlink"/>
                <w:noProof/>
                <w:rtl/>
              </w:rPr>
            </w:r>
          </w:ins>
          <w:r>
            <w:rPr>
              <w:rStyle w:val="Hyperlink"/>
              <w:noProof/>
              <w:rtl/>
            </w:rPr>
            <w:fldChar w:fldCharType="separate"/>
          </w:r>
          <w:ins w:id="27" w:author="Beeri" w:date="2011-12-09T09:47:00Z">
            <w:r>
              <w:rPr>
                <w:noProof/>
                <w:webHidden/>
                <w:rtl/>
              </w:rPr>
              <w:t>9</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28" w:author="Beeri" w:date="2011-12-09T09:47:00Z"/>
              <w:noProof/>
              <w:rtl/>
              <w:lang w:bidi="he-IL"/>
            </w:rPr>
            <w:pPrChange w:id="29" w:author="Beeri" w:date="2011-12-09T09:47:00Z">
              <w:pPr>
                <w:pStyle w:val="TOC3"/>
                <w:tabs>
                  <w:tab w:val="right" w:leader="dot" w:pos="8296"/>
                </w:tabs>
                <w:bidi/>
              </w:pPr>
            </w:pPrChange>
          </w:pPr>
          <w:ins w:id="30"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"_Toc311187367</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1.2.1 Interface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Toc311187367 \h</w:instrText>
            </w:r>
            <w:r>
              <w:rPr>
                <w:noProof/>
                <w:webHidden/>
                <w:rtl/>
              </w:rPr>
              <w:instrText xml:space="preserve"> </w:instrText>
            </w:r>
            <w:r>
              <w:rPr>
                <w:rStyle w:val="Hyperlink"/>
                <w:noProof/>
                <w:rtl/>
              </w:rPr>
            </w:r>
          </w:ins>
          <w:r>
            <w:rPr>
              <w:rStyle w:val="Hyperlink"/>
              <w:noProof/>
              <w:rtl/>
            </w:rPr>
            <w:fldChar w:fldCharType="separate"/>
          </w:r>
          <w:ins w:id="31" w:author="Beeri" w:date="2011-12-09T09:47:00Z">
            <w:r>
              <w:rPr>
                <w:noProof/>
                <w:webHidden/>
                <w:rtl/>
              </w:rPr>
              <w:t>9</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32" w:author="Beeri" w:date="2011-12-09T09:47:00Z"/>
              <w:noProof/>
              <w:rtl/>
              <w:lang w:bidi="he-IL"/>
            </w:rPr>
            <w:pPrChange w:id="33" w:author="Beeri" w:date="2011-12-09T09:47:00Z">
              <w:pPr>
                <w:pStyle w:val="TOC3"/>
                <w:tabs>
                  <w:tab w:val="right" w:leader="dot" w:pos="8296"/>
                </w:tabs>
                <w:bidi/>
              </w:pPr>
            </w:pPrChange>
          </w:pPr>
          <w:ins w:id="34"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"_Toc311187368</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1.2.2 Data Transmission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Toc311187368 \h</w:instrText>
            </w:r>
            <w:r>
              <w:rPr>
                <w:noProof/>
                <w:webHidden/>
                <w:rtl/>
              </w:rPr>
              <w:instrText xml:space="preserve"> </w:instrText>
            </w:r>
            <w:r>
              <w:rPr>
                <w:rStyle w:val="Hyperlink"/>
                <w:noProof/>
                <w:rtl/>
              </w:rPr>
            </w:r>
          </w:ins>
          <w:r>
            <w:rPr>
              <w:rStyle w:val="Hyperlink"/>
              <w:noProof/>
              <w:rtl/>
            </w:rPr>
            <w:fldChar w:fldCharType="separate"/>
          </w:r>
          <w:ins w:id="35" w:author="Beeri" w:date="2011-12-09T09:47:00Z">
            <w:r>
              <w:rPr>
                <w:noProof/>
                <w:webHidden/>
                <w:rtl/>
              </w:rPr>
              <w:t>9</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36" w:author="Beeri" w:date="2011-12-09T09:47:00Z"/>
              <w:noProof/>
              <w:rtl/>
              <w:lang w:bidi="he-IL"/>
            </w:rPr>
            <w:pPrChange w:id="37" w:author="Beeri" w:date="2011-12-09T09:47:00Z">
              <w:pPr>
                <w:pStyle w:val="TOC3"/>
                <w:tabs>
                  <w:tab w:val="right" w:leader="dot" w:pos="8296"/>
                </w:tabs>
                <w:bidi/>
              </w:pPr>
            </w:pPrChange>
          </w:pPr>
          <w:ins w:id="38"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"_Toc311187369</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1.2.3 Clock Polarity and Phase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Toc311187369 \h</w:instrText>
            </w:r>
            <w:r>
              <w:rPr>
                <w:noProof/>
                <w:webHidden/>
                <w:rtl/>
              </w:rPr>
              <w:instrText xml:space="preserve"> </w:instrText>
            </w:r>
            <w:r>
              <w:rPr>
                <w:rStyle w:val="Hyperlink"/>
                <w:noProof/>
                <w:rtl/>
              </w:rPr>
            </w:r>
          </w:ins>
          <w:r>
            <w:rPr>
              <w:rStyle w:val="Hyperlink"/>
              <w:noProof/>
              <w:rtl/>
            </w:rPr>
            <w:fldChar w:fldCharType="separate"/>
          </w:r>
          <w:ins w:id="39" w:author="Beeri" w:date="2011-12-09T09:47:00Z">
            <w:r>
              <w:rPr>
                <w:noProof/>
                <w:webHidden/>
                <w:rtl/>
              </w:rPr>
              <w:t>10</w:t>
            </w:r>
            <w:r>
              <w:rPr>
                <w:rStyle w:val="Hyperlink"/>
                <w:noProof/>
                <w:rtl/>
              </w:rPr>
              <w:fldChar w:fldCharType="end"/>
            </w:r>
            <w:r w:rsidRPr="002B7A1D">
              <w:rPr>
                <w:rStyle w:val="Hyperlink"/>
                <w:noProof/>
                <w:rtl/>
              </w:rPr>
              <w:fldChar w:fldCharType="end"/>
            </w:r>
          </w:ins>
        </w:p>
        <w:p w:rsidR="008B5E53" w:rsidRDefault="008B5E53" w:rsidP="008B5E53">
          <w:pPr>
            <w:pStyle w:val="TOC2"/>
            <w:tabs>
              <w:tab w:val="right" w:leader="dot" w:pos="8296"/>
            </w:tabs>
            <w:rPr>
              <w:ins w:id="40" w:author="Beeri" w:date="2011-12-09T09:47:00Z"/>
              <w:noProof/>
              <w:rtl/>
              <w:lang w:bidi="he-IL"/>
            </w:rPr>
            <w:pPrChange w:id="41" w:author="Beeri" w:date="2011-12-09T09:47:00Z">
              <w:pPr>
                <w:pStyle w:val="TOC2"/>
                <w:tabs>
                  <w:tab w:val="right" w:leader="dot" w:pos="8296"/>
                </w:tabs>
                <w:bidi/>
              </w:pPr>
            </w:pPrChange>
          </w:pPr>
          <w:ins w:id="42"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"_Toc311187370</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1.3 Wishbone Bus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Toc311187370 \h</w:instrText>
            </w:r>
            <w:r>
              <w:rPr>
                <w:noProof/>
                <w:webHidden/>
                <w:rtl/>
              </w:rPr>
              <w:instrText xml:space="preserve"> </w:instrText>
            </w:r>
            <w:r>
              <w:rPr>
                <w:rStyle w:val="Hyperlink"/>
                <w:noProof/>
                <w:rtl/>
              </w:rPr>
            </w:r>
          </w:ins>
          <w:r>
            <w:rPr>
              <w:rStyle w:val="Hyperlink"/>
              <w:noProof/>
              <w:rtl/>
            </w:rPr>
            <w:fldChar w:fldCharType="separate"/>
          </w:r>
          <w:ins w:id="43" w:author="Beeri" w:date="2011-12-09T09:47:00Z">
            <w:r>
              <w:rPr>
                <w:noProof/>
                <w:webHidden/>
                <w:rtl/>
              </w:rPr>
              <w:t>10</w:t>
            </w:r>
            <w:r>
              <w:rPr>
                <w:rStyle w:val="Hyperlink"/>
                <w:noProof/>
                <w:rtl/>
              </w:rPr>
              <w:fldChar w:fldCharType="end"/>
            </w:r>
            <w:r w:rsidRPr="002B7A1D">
              <w:rPr>
                <w:rStyle w:val="Hyperlink"/>
                <w:noProof/>
                <w:rtl/>
              </w:rPr>
              <w:fldChar w:fldCharType="end"/>
            </w:r>
          </w:ins>
        </w:p>
        <w:p w:rsidR="008B5E53" w:rsidRDefault="008B5E53" w:rsidP="008B5E53">
          <w:pPr>
            <w:pStyle w:val="TOC1"/>
            <w:rPr>
              <w:ins w:id="44" w:author="Beeri" w:date="2011-12-09T09:47:00Z"/>
              <w:noProof/>
              <w:rtl/>
              <w:lang w:bidi="he-IL"/>
            </w:rPr>
            <w:pPrChange w:id="45" w:author="Beeri" w:date="2011-12-09T09:47:00Z">
              <w:pPr>
                <w:pStyle w:val="TOC1"/>
                <w:bidi/>
              </w:pPr>
            </w:pPrChange>
          </w:pPr>
          <w:ins w:id="46"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"_Toc311187371</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2. SPI Implementation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Toc311187371 \h</w:instrText>
            </w:r>
            <w:r>
              <w:rPr>
                <w:noProof/>
                <w:webHidden/>
                <w:rtl/>
              </w:rPr>
              <w:instrText xml:space="preserve"> </w:instrText>
            </w:r>
            <w:r>
              <w:rPr>
                <w:rStyle w:val="Hyperlink"/>
                <w:noProof/>
                <w:rtl/>
              </w:rPr>
            </w:r>
          </w:ins>
          <w:r>
            <w:rPr>
              <w:rStyle w:val="Hyperlink"/>
              <w:noProof/>
              <w:rtl/>
            </w:rPr>
            <w:fldChar w:fldCharType="separate"/>
          </w:r>
          <w:ins w:id="47" w:author="Beeri" w:date="2011-12-09T09:47:00Z">
            <w:r>
              <w:rPr>
                <w:noProof/>
                <w:webHidden/>
                <w:rtl/>
              </w:rPr>
              <w:t>11</w:t>
            </w:r>
            <w:r>
              <w:rPr>
                <w:rStyle w:val="Hyperlink"/>
                <w:noProof/>
                <w:rtl/>
              </w:rPr>
              <w:fldChar w:fldCharType="end"/>
            </w:r>
            <w:r w:rsidRPr="002B7A1D">
              <w:rPr>
                <w:rStyle w:val="Hyperlink"/>
                <w:noProof/>
                <w:rtl/>
              </w:rPr>
              <w:fldChar w:fldCharType="end"/>
            </w:r>
          </w:ins>
        </w:p>
        <w:p w:rsidR="008B5E53" w:rsidRDefault="008B5E53" w:rsidP="008B5E53">
          <w:pPr>
            <w:pStyle w:val="TOC2"/>
            <w:tabs>
              <w:tab w:val="right" w:leader="dot" w:pos="8296"/>
            </w:tabs>
            <w:rPr>
              <w:ins w:id="48" w:author="Beeri" w:date="2011-12-09T09:47:00Z"/>
              <w:noProof/>
              <w:rtl/>
              <w:lang w:bidi="he-IL"/>
            </w:rPr>
            <w:pPrChange w:id="49" w:author="Beeri" w:date="2011-12-09T09:47:00Z">
              <w:pPr>
                <w:pStyle w:val="TOC2"/>
                <w:tabs>
                  <w:tab w:val="right" w:leader="dot" w:pos="8296"/>
                </w:tabs>
                <w:bidi/>
              </w:pPr>
            </w:pPrChange>
          </w:pPr>
          <w:ins w:id="50"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"_Toc311187372</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2.1 SPI Master Design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Toc311187372 \h</w:instrText>
            </w:r>
            <w:r>
              <w:rPr>
                <w:noProof/>
                <w:webHidden/>
                <w:rtl/>
              </w:rPr>
              <w:instrText xml:space="preserve"> </w:instrText>
            </w:r>
            <w:r>
              <w:rPr>
                <w:rStyle w:val="Hyperlink"/>
                <w:noProof/>
                <w:rtl/>
              </w:rPr>
            </w:r>
          </w:ins>
          <w:r>
            <w:rPr>
              <w:rStyle w:val="Hyperlink"/>
              <w:noProof/>
              <w:rtl/>
            </w:rPr>
            <w:fldChar w:fldCharType="separate"/>
          </w:r>
          <w:ins w:id="51" w:author="Beeri" w:date="2011-12-09T09:47:00Z">
            <w:r>
              <w:rPr>
                <w:noProof/>
                <w:webHidden/>
                <w:rtl/>
              </w:rPr>
              <w:t>11</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52" w:author="Beeri" w:date="2011-12-09T09:47:00Z"/>
              <w:noProof/>
              <w:rtl/>
              <w:lang w:bidi="he-IL"/>
            </w:rPr>
            <w:pPrChange w:id="53" w:author="Beeri" w:date="2011-12-09T09:47:00Z">
              <w:pPr>
                <w:pStyle w:val="TOC3"/>
                <w:tabs>
                  <w:tab w:val="right" w:leader="dot" w:pos="8296"/>
                </w:tabs>
                <w:bidi/>
              </w:pPr>
            </w:pPrChange>
          </w:pPr>
          <w:ins w:id="54"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"_Toc311187373</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2.1.1 Activation Requirements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Toc311187373 \h</w:instrText>
            </w:r>
            <w:r>
              <w:rPr>
                <w:noProof/>
                <w:webHidden/>
                <w:rtl/>
              </w:rPr>
              <w:instrText xml:space="preserve"> </w:instrText>
            </w:r>
            <w:r>
              <w:rPr>
                <w:rStyle w:val="Hyperlink"/>
                <w:noProof/>
                <w:rtl/>
              </w:rPr>
            </w:r>
          </w:ins>
          <w:r>
            <w:rPr>
              <w:rStyle w:val="Hyperlink"/>
              <w:noProof/>
              <w:rtl/>
            </w:rPr>
            <w:fldChar w:fldCharType="separate"/>
          </w:r>
          <w:ins w:id="55" w:author="Beeri" w:date="2011-12-09T09:47:00Z">
            <w:r>
              <w:rPr>
                <w:noProof/>
                <w:webHidden/>
                <w:rtl/>
              </w:rPr>
              <w:t>11</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56" w:author="Beeri" w:date="2011-12-09T09:47:00Z"/>
              <w:noProof/>
              <w:rtl/>
              <w:lang w:bidi="he-IL"/>
            </w:rPr>
            <w:pPrChange w:id="57" w:author="Beeri" w:date="2011-12-09T09:47:00Z">
              <w:pPr>
                <w:pStyle w:val="TOC3"/>
                <w:tabs>
                  <w:tab w:val="right" w:leader="dot" w:pos="8296"/>
                </w:tabs>
                <w:bidi/>
              </w:pPr>
            </w:pPrChange>
          </w:pPr>
          <w:ins w:id="58"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"_Toc311187374</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2.1.2 Design Pinout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Toc311187374 \h</w:instrText>
            </w:r>
            <w:r>
              <w:rPr>
                <w:noProof/>
                <w:webHidden/>
                <w:rtl/>
              </w:rPr>
              <w:instrText xml:space="preserve"> </w:instrText>
            </w:r>
            <w:r>
              <w:rPr>
                <w:rStyle w:val="Hyperlink"/>
                <w:noProof/>
                <w:rtl/>
              </w:rPr>
            </w:r>
          </w:ins>
          <w:r>
            <w:rPr>
              <w:rStyle w:val="Hyperlink"/>
              <w:noProof/>
              <w:rtl/>
            </w:rPr>
            <w:fldChar w:fldCharType="separate"/>
          </w:r>
          <w:ins w:id="59" w:author="Beeri" w:date="2011-12-09T09:47:00Z">
            <w:r>
              <w:rPr>
                <w:noProof/>
                <w:webHidden/>
                <w:rtl/>
              </w:rPr>
              <w:t>12</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60" w:author="Beeri" w:date="2011-12-09T09:47:00Z"/>
              <w:noProof/>
              <w:rtl/>
              <w:lang w:bidi="he-IL"/>
            </w:rPr>
            <w:pPrChange w:id="61" w:author="Beeri" w:date="2011-12-09T09:47:00Z">
              <w:pPr>
                <w:pStyle w:val="TOC3"/>
                <w:tabs>
                  <w:tab w:val="right" w:leader="dot" w:pos="8296"/>
                </w:tabs>
                <w:bidi/>
              </w:pPr>
            </w:pPrChange>
          </w:pPr>
          <w:ins w:id="62"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"_Toc311187375</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2.1.3 Generic Parameters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Toc311187375 \h</w:instrText>
            </w:r>
            <w:r>
              <w:rPr>
                <w:noProof/>
                <w:webHidden/>
                <w:rtl/>
              </w:rPr>
              <w:instrText xml:space="preserve"> </w:instrText>
            </w:r>
            <w:r>
              <w:rPr>
                <w:rStyle w:val="Hyperlink"/>
                <w:noProof/>
                <w:rtl/>
              </w:rPr>
            </w:r>
          </w:ins>
          <w:r>
            <w:rPr>
              <w:rStyle w:val="Hyperlink"/>
              <w:noProof/>
              <w:rtl/>
            </w:rPr>
            <w:fldChar w:fldCharType="separate"/>
          </w:r>
          <w:ins w:id="63" w:author="Beeri" w:date="2011-12-09T09:47:00Z">
            <w:r>
              <w:rPr>
                <w:noProof/>
                <w:webHidden/>
                <w:rtl/>
              </w:rPr>
              <w:t>13</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64" w:author="Beeri" w:date="2011-12-09T09:47:00Z"/>
              <w:noProof/>
              <w:rtl/>
              <w:lang w:bidi="he-IL"/>
            </w:rPr>
            <w:pPrChange w:id="65" w:author="Beeri" w:date="2011-12-09T09:47:00Z">
              <w:pPr>
                <w:pStyle w:val="TOC3"/>
                <w:tabs>
                  <w:tab w:val="right" w:leader="dot" w:pos="8296"/>
                </w:tabs>
                <w:bidi/>
              </w:pPr>
            </w:pPrChange>
          </w:pPr>
          <w:ins w:id="66"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"_Toc311187376</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2.1.4 Resources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Toc311187376 \h</w:instrText>
            </w:r>
            <w:r>
              <w:rPr>
                <w:noProof/>
                <w:webHidden/>
                <w:rtl/>
              </w:rPr>
              <w:instrText xml:space="preserve"> </w:instrText>
            </w:r>
            <w:r>
              <w:rPr>
                <w:rStyle w:val="Hyperlink"/>
                <w:noProof/>
                <w:rtl/>
              </w:rPr>
            </w:r>
          </w:ins>
          <w:r>
            <w:rPr>
              <w:rStyle w:val="Hyperlink"/>
              <w:noProof/>
              <w:rtl/>
            </w:rPr>
            <w:fldChar w:fldCharType="separate"/>
          </w:r>
          <w:ins w:id="67" w:author="Beeri" w:date="2011-12-09T09:47:00Z">
            <w:r>
              <w:rPr>
                <w:noProof/>
                <w:webHidden/>
                <w:rtl/>
              </w:rPr>
              <w:t>13</w:t>
            </w:r>
            <w:r>
              <w:rPr>
                <w:rStyle w:val="Hyperlink"/>
                <w:noProof/>
                <w:rtl/>
              </w:rPr>
              <w:fldChar w:fldCharType="end"/>
            </w:r>
            <w:r w:rsidRPr="002B7A1D">
              <w:rPr>
                <w:rStyle w:val="Hyperlink"/>
                <w:noProof/>
                <w:rtl/>
              </w:rPr>
              <w:fldChar w:fldCharType="end"/>
            </w:r>
          </w:ins>
        </w:p>
        <w:p w:rsidR="008B5E53" w:rsidRDefault="008B5E53" w:rsidP="008B5E53">
          <w:pPr>
            <w:pStyle w:val="TOC2"/>
            <w:tabs>
              <w:tab w:val="right" w:leader="dot" w:pos="8296"/>
            </w:tabs>
            <w:rPr>
              <w:ins w:id="68" w:author="Beeri" w:date="2011-12-09T09:47:00Z"/>
              <w:noProof/>
              <w:rtl/>
              <w:lang w:bidi="he-IL"/>
            </w:rPr>
            <w:pPrChange w:id="69" w:author="Beeri" w:date="2011-12-09T09:47:00Z">
              <w:pPr>
                <w:pStyle w:val="TOC2"/>
                <w:tabs>
                  <w:tab w:val="right" w:leader="dot" w:pos="8296"/>
                </w:tabs>
                <w:bidi/>
              </w:pPr>
            </w:pPrChange>
          </w:pPr>
          <w:ins w:id="70"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"_Toc311187377</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2.2 SPI Master Waveforms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Toc311187377 \h</w:instrText>
            </w:r>
            <w:r>
              <w:rPr>
                <w:noProof/>
                <w:webHidden/>
                <w:rtl/>
              </w:rPr>
              <w:instrText xml:space="preserve"> </w:instrText>
            </w:r>
            <w:r>
              <w:rPr>
                <w:rStyle w:val="Hyperlink"/>
                <w:noProof/>
                <w:rtl/>
              </w:rPr>
            </w:r>
          </w:ins>
          <w:r>
            <w:rPr>
              <w:rStyle w:val="Hyperlink"/>
              <w:noProof/>
              <w:rtl/>
            </w:rPr>
            <w:fldChar w:fldCharType="separate"/>
          </w:r>
          <w:ins w:id="71" w:author="Beeri" w:date="2011-12-09T09:47:00Z">
            <w:r>
              <w:rPr>
                <w:noProof/>
                <w:webHidden/>
                <w:rtl/>
              </w:rPr>
              <w:t>14</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72" w:author="Beeri" w:date="2011-12-09T09:47:00Z"/>
              <w:noProof/>
              <w:rtl/>
              <w:lang w:bidi="he-IL"/>
            </w:rPr>
            <w:pPrChange w:id="73" w:author="Beeri" w:date="2011-12-09T09:47:00Z">
              <w:pPr>
                <w:pStyle w:val="TOC3"/>
                <w:tabs>
                  <w:tab w:val="right" w:leader="dot" w:pos="8296"/>
                </w:tabs>
                <w:bidi/>
              </w:pPr>
            </w:pPrChange>
          </w:pPr>
          <w:ins w:id="74"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"_Toc311187378</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2.2.1 Burst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Toc311187378 \h</w:instrText>
            </w:r>
            <w:r>
              <w:rPr>
                <w:noProof/>
                <w:webHidden/>
                <w:rtl/>
              </w:rPr>
              <w:instrText xml:space="preserve"> </w:instrText>
            </w:r>
            <w:r>
              <w:rPr>
                <w:rStyle w:val="Hyperlink"/>
                <w:noProof/>
                <w:rtl/>
              </w:rPr>
            </w:r>
          </w:ins>
          <w:r>
            <w:rPr>
              <w:rStyle w:val="Hyperlink"/>
              <w:noProof/>
              <w:rtl/>
            </w:rPr>
            <w:fldChar w:fldCharType="separate"/>
          </w:r>
          <w:ins w:id="75" w:author="Beeri" w:date="2011-12-09T09:47:00Z">
            <w:r>
              <w:rPr>
                <w:noProof/>
                <w:webHidden/>
                <w:rtl/>
              </w:rPr>
              <w:t>14</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76" w:author="Beeri" w:date="2011-12-09T09:47:00Z"/>
              <w:noProof/>
              <w:rtl/>
              <w:lang w:bidi="he-IL"/>
            </w:rPr>
            <w:pPrChange w:id="77" w:author="Beeri" w:date="2011-12-09T09:47:00Z">
              <w:pPr>
                <w:pStyle w:val="TOC3"/>
                <w:tabs>
                  <w:tab w:val="right" w:leader="dot" w:pos="8296"/>
                </w:tabs>
                <w:bidi/>
              </w:pPr>
            </w:pPrChange>
          </w:pPr>
          <w:ins w:id="78"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"_Toc311187379</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2.2.2 Start and End of Burst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Toc311187379 \h</w:instrText>
            </w:r>
            <w:r>
              <w:rPr>
                <w:noProof/>
                <w:webHidden/>
                <w:rtl/>
              </w:rPr>
              <w:instrText xml:space="preserve"> </w:instrText>
            </w:r>
            <w:r>
              <w:rPr>
                <w:rStyle w:val="Hyperlink"/>
                <w:noProof/>
                <w:rtl/>
              </w:rPr>
            </w:r>
          </w:ins>
          <w:r>
            <w:rPr>
              <w:rStyle w:val="Hyperlink"/>
              <w:noProof/>
              <w:rtl/>
            </w:rPr>
            <w:fldChar w:fldCharType="separate"/>
          </w:r>
          <w:ins w:id="79" w:author="Beeri" w:date="2011-12-09T09:47:00Z">
            <w:r>
              <w:rPr>
                <w:noProof/>
                <w:webHidden/>
                <w:rtl/>
              </w:rPr>
              <w:t>15</w:t>
            </w:r>
            <w:r>
              <w:rPr>
                <w:rStyle w:val="Hyperlink"/>
                <w:noProof/>
                <w:rtl/>
              </w:rPr>
              <w:fldChar w:fldCharType="end"/>
            </w:r>
            <w:r w:rsidRPr="002B7A1D">
              <w:rPr>
                <w:rStyle w:val="Hyperlink"/>
                <w:noProof/>
                <w:rtl/>
              </w:rPr>
              <w:fldChar w:fldCharType="end"/>
            </w:r>
          </w:ins>
        </w:p>
        <w:p w:rsidR="008B5E53" w:rsidRDefault="008B5E53" w:rsidP="008B5E53">
          <w:pPr>
            <w:pStyle w:val="TOC2"/>
            <w:tabs>
              <w:tab w:val="right" w:leader="dot" w:pos="8296"/>
            </w:tabs>
            <w:rPr>
              <w:ins w:id="80" w:author="Beeri" w:date="2011-12-09T09:47:00Z"/>
              <w:noProof/>
              <w:rtl/>
              <w:lang w:bidi="he-IL"/>
            </w:rPr>
            <w:pPrChange w:id="81" w:author="Beeri" w:date="2011-12-09T09:47:00Z">
              <w:pPr>
                <w:pStyle w:val="TOC2"/>
                <w:tabs>
                  <w:tab w:val="right" w:leader="dot" w:pos="8296"/>
                </w:tabs>
                <w:bidi/>
              </w:pPr>
            </w:pPrChange>
          </w:pPr>
          <w:ins w:id="82"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"_Toc311187380</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2.3 SPI Slave Design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Toc311187380 \h</w:instrText>
            </w:r>
            <w:r>
              <w:rPr>
                <w:noProof/>
                <w:webHidden/>
                <w:rtl/>
              </w:rPr>
              <w:instrText xml:space="preserve"> </w:instrText>
            </w:r>
            <w:r>
              <w:rPr>
                <w:rStyle w:val="Hyperlink"/>
                <w:noProof/>
                <w:rtl/>
              </w:rPr>
            </w:r>
          </w:ins>
          <w:r>
            <w:rPr>
              <w:rStyle w:val="Hyperlink"/>
              <w:noProof/>
              <w:rtl/>
            </w:rPr>
            <w:fldChar w:fldCharType="separate"/>
          </w:r>
          <w:ins w:id="83" w:author="Beeri" w:date="2011-12-09T09:47:00Z">
            <w:r>
              <w:rPr>
                <w:noProof/>
                <w:webHidden/>
                <w:rtl/>
              </w:rPr>
              <w:t>16</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84" w:author="Beeri" w:date="2011-12-09T09:47:00Z"/>
              <w:noProof/>
              <w:rtl/>
              <w:lang w:bidi="he-IL"/>
            </w:rPr>
            <w:pPrChange w:id="85" w:author="Beeri" w:date="2011-12-09T09:47:00Z">
              <w:pPr>
                <w:pStyle w:val="TOC3"/>
                <w:tabs>
                  <w:tab w:val="right" w:leader="dot" w:pos="8296"/>
                </w:tabs>
                <w:bidi/>
              </w:pPr>
            </w:pPrChange>
          </w:pPr>
          <w:ins w:id="86"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"_Toc311187381</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2.3.1 Activation Requirements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Toc311187381 \h</w:instrText>
            </w:r>
            <w:r>
              <w:rPr>
                <w:noProof/>
                <w:webHidden/>
                <w:rtl/>
              </w:rPr>
              <w:instrText xml:space="preserve"> </w:instrText>
            </w:r>
            <w:r>
              <w:rPr>
                <w:rStyle w:val="Hyperlink"/>
                <w:noProof/>
                <w:rtl/>
              </w:rPr>
            </w:r>
          </w:ins>
          <w:r>
            <w:rPr>
              <w:rStyle w:val="Hyperlink"/>
              <w:noProof/>
              <w:rtl/>
            </w:rPr>
            <w:fldChar w:fldCharType="separate"/>
          </w:r>
          <w:ins w:id="87" w:author="Beeri" w:date="2011-12-09T09:47:00Z">
            <w:r>
              <w:rPr>
                <w:noProof/>
                <w:webHidden/>
                <w:rtl/>
              </w:rPr>
              <w:t>16</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88" w:author="Beeri" w:date="2011-12-09T09:47:00Z"/>
              <w:noProof/>
              <w:rtl/>
              <w:lang w:bidi="he-IL"/>
            </w:rPr>
            <w:pPrChange w:id="89" w:author="Beeri" w:date="2011-12-09T09:47:00Z">
              <w:pPr>
                <w:pStyle w:val="TOC3"/>
                <w:tabs>
                  <w:tab w:val="right" w:leader="dot" w:pos="8296"/>
                </w:tabs>
                <w:bidi/>
              </w:pPr>
            </w:pPrChange>
          </w:pPr>
          <w:ins w:id="90"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"_Toc311187382</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2.3.2 Design Pinout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Toc311187382 \h</w:instrText>
            </w:r>
            <w:r>
              <w:rPr>
                <w:noProof/>
                <w:webHidden/>
                <w:rtl/>
              </w:rPr>
              <w:instrText xml:space="preserve"> </w:instrText>
            </w:r>
            <w:r>
              <w:rPr>
                <w:rStyle w:val="Hyperlink"/>
                <w:noProof/>
                <w:rtl/>
              </w:rPr>
            </w:r>
          </w:ins>
          <w:r>
            <w:rPr>
              <w:rStyle w:val="Hyperlink"/>
              <w:noProof/>
              <w:rtl/>
            </w:rPr>
            <w:fldChar w:fldCharType="separate"/>
          </w:r>
          <w:ins w:id="91" w:author="Beeri" w:date="2011-12-09T09:47:00Z">
            <w:r>
              <w:rPr>
                <w:noProof/>
                <w:webHidden/>
                <w:rtl/>
              </w:rPr>
              <w:t>17</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92" w:author="Beeri" w:date="2011-12-09T09:47:00Z"/>
              <w:noProof/>
              <w:rtl/>
              <w:lang w:bidi="he-IL"/>
            </w:rPr>
            <w:pPrChange w:id="93" w:author="Beeri" w:date="2011-12-09T09:47:00Z">
              <w:pPr>
                <w:pStyle w:val="TOC3"/>
                <w:tabs>
                  <w:tab w:val="right" w:leader="dot" w:pos="8296"/>
                </w:tabs>
                <w:bidi/>
              </w:pPr>
            </w:pPrChange>
          </w:pPr>
          <w:ins w:id="94"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"_Toc311187383</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2.3.3 Generic Parameters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Toc311187383 \h</w:instrText>
            </w:r>
            <w:r>
              <w:rPr>
                <w:noProof/>
                <w:webHidden/>
                <w:rtl/>
              </w:rPr>
              <w:instrText xml:space="preserve"> </w:instrText>
            </w:r>
            <w:r>
              <w:rPr>
                <w:rStyle w:val="Hyperlink"/>
                <w:noProof/>
                <w:rtl/>
              </w:rPr>
            </w:r>
          </w:ins>
          <w:r>
            <w:rPr>
              <w:rStyle w:val="Hyperlink"/>
              <w:noProof/>
              <w:rtl/>
            </w:rPr>
            <w:fldChar w:fldCharType="separate"/>
          </w:r>
          <w:ins w:id="95" w:author="Beeri" w:date="2011-12-09T09:47:00Z">
            <w:r>
              <w:rPr>
                <w:noProof/>
                <w:webHidden/>
                <w:rtl/>
              </w:rPr>
              <w:t>18</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96" w:author="Beeri" w:date="2011-12-09T09:47:00Z"/>
              <w:noProof/>
              <w:rtl/>
              <w:lang w:bidi="he-IL"/>
            </w:rPr>
            <w:pPrChange w:id="97" w:author="Beeri" w:date="2011-12-09T09:47:00Z">
              <w:pPr>
                <w:pStyle w:val="TOC3"/>
                <w:tabs>
                  <w:tab w:val="right" w:leader="dot" w:pos="8296"/>
                </w:tabs>
                <w:bidi/>
              </w:pPr>
            </w:pPrChange>
          </w:pPr>
          <w:ins w:id="98"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"_Toc311187384</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2.3.4 Resources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Toc311187384 \h</w:instrText>
            </w:r>
            <w:r>
              <w:rPr>
                <w:noProof/>
                <w:webHidden/>
                <w:rtl/>
              </w:rPr>
              <w:instrText xml:space="preserve"> </w:instrText>
            </w:r>
            <w:r>
              <w:rPr>
                <w:rStyle w:val="Hyperlink"/>
                <w:noProof/>
                <w:rtl/>
              </w:rPr>
            </w:r>
          </w:ins>
          <w:r>
            <w:rPr>
              <w:rStyle w:val="Hyperlink"/>
              <w:noProof/>
              <w:rtl/>
            </w:rPr>
            <w:fldChar w:fldCharType="separate"/>
          </w:r>
          <w:ins w:id="99" w:author="Beeri" w:date="2011-12-09T09:47:00Z">
            <w:r>
              <w:rPr>
                <w:noProof/>
                <w:webHidden/>
                <w:rtl/>
              </w:rPr>
              <w:t>18</w:t>
            </w:r>
            <w:r>
              <w:rPr>
                <w:rStyle w:val="Hyperlink"/>
                <w:noProof/>
                <w:rtl/>
              </w:rPr>
              <w:fldChar w:fldCharType="end"/>
            </w:r>
            <w:r w:rsidRPr="002B7A1D">
              <w:rPr>
                <w:rStyle w:val="Hyperlink"/>
                <w:noProof/>
                <w:rtl/>
              </w:rPr>
              <w:fldChar w:fldCharType="end"/>
            </w:r>
          </w:ins>
        </w:p>
        <w:p w:rsidR="008B5E53" w:rsidRDefault="008B5E53" w:rsidP="008B5E53">
          <w:pPr>
            <w:pStyle w:val="TOC2"/>
            <w:tabs>
              <w:tab w:val="right" w:leader="dot" w:pos="8296"/>
            </w:tabs>
            <w:rPr>
              <w:ins w:id="100" w:author="Beeri" w:date="2011-12-09T09:47:00Z"/>
              <w:noProof/>
              <w:rtl/>
              <w:lang w:bidi="he-IL"/>
            </w:rPr>
            <w:pPrChange w:id="101" w:author="Beeri" w:date="2011-12-09T09:47:00Z">
              <w:pPr>
                <w:pStyle w:val="TOC2"/>
                <w:tabs>
                  <w:tab w:val="right" w:leader="dot" w:pos="8296"/>
                </w:tabs>
                <w:bidi/>
              </w:pPr>
            </w:pPrChange>
          </w:pPr>
          <w:ins w:id="102"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"_Toc311187385</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2.4 SPI Slave Waveforms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Toc311187385 \h</w:instrText>
            </w:r>
            <w:r>
              <w:rPr>
                <w:noProof/>
                <w:webHidden/>
                <w:rtl/>
              </w:rPr>
              <w:instrText xml:space="preserve"> </w:instrText>
            </w:r>
            <w:r>
              <w:rPr>
                <w:rStyle w:val="Hyperlink"/>
                <w:noProof/>
                <w:rtl/>
              </w:rPr>
            </w:r>
          </w:ins>
          <w:r>
            <w:rPr>
              <w:rStyle w:val="Hyperlink"/>
              <w:noProof/>
              <w:rtl/>
            </w:rPr>
            <w:fldChar w:fldCharType="separate"/>
          </w:r>
          <w:ins w:id="103" w:author="Beeri" w:date="2011-12-09T09:47:00Z">
            <w:r>
              <w:rPr>
                <w:noProof/>
                <w:webHidden/>
                <w:rtl/>
              </w:rPr>
              <w:t>19</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104" w:author="Beeri" w:date="2011-12-09T09:47:00Z"/>
              <w:noProof/>
              <w:rtl/>
              <w:lang w:bidi="he-IL"/>
            </w:rPr>
            <w:pPrChange w:id="105" w:author="Beeri" w:date="2011-12-09T09:47:00Z">
              <w:pPr>
                <w:pStyle w:val="TOC3"/>
                <w:tabs>
                  <w:tab w:val="right" w:leader="dot" w:pos="8296"/>
                </w:tabs>
                <w:bidi/>
              </w:pPr>
            </w:pPrChange>
          </w:pPr>
          <w:ins w:id="106"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"_Toc311187386</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2.4.1 Single Transaction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Toc311187386 \h</w:instrText>
            </w:r>
            <w:r>
              <w:rPr>
                <w:noProof/>
                <w:webHidden/>
                <w:rtl/>
              </w:rPr>
              <w:instrText xml:space="preserve"> </w:instrText>
            </w:r>
            <w:r>
              <w:rPr>
                <w:rStyle w:val="Hyperlink"/>
                <w:noProof/>
                <w:rtl/>
              </w:rPr>
            </w:r>
          </w:ins>
          <w:r>
            <w:rPr>
              <w:rStyle w:val="Hyperlink"/>
              <w:noProof/>
              <w:rtl/>
            </w:rPr>
            <w:fldChar w:fldCharType="separate"/>
          </w:r>
          <w:ins w:id="107" w:author="Beeri" w:date="2011-12-09T09:47:00Z">
            <w:r>
              <w:rPr>
                <w:noProof/>
                <w:webHidden/>
                <w:rtl/>
              </w:rPr>
              <w:t>19</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108" w:author="Beeri" w:date="2011-12-09T09:47:00Z"/>
              <w:noProof/>
              <w:rtl/>
              <w:lang w:bidi="he-IL"/>
            </w:rPr>
            <w:pPrChange w:id="109" w:author="Beeri" w:date="2011-12-09T09:47:00Z">
              <w:pPr>
                <w:pStyle w:val="TOC3"/>
                <w:tabs>
                  <w:tab w:val="right" w:leader="dot" w:pos="8296"/>
                </w:tabs>
                <w:bidi/>
              </w:pPr>
            </w:pPrChange>
          </w:pPr>
          <w:ins w:id="110"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"_Toc311187387</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2.4.2 Multiple Transmissions Burst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Toc311187387 \h</w:instrText>
            </w:r>
            <w:r>
              <w:rPr>
                <w:noProof/>
                <w:webHidden/>
                <w:rtl/>
              </w:rPr>
              <w:instrText xml:space="preserve"> </w:instrText>
            </w:r>
            <w:r>
              <w:rPr>
                <w:rStyle w:val="Hyperlink"/>
                <w:noProof/>
                <w:rtl/>
              </w:rPr>
            </w:r>
          </w:ins>
          <w:r>
            <w:rPr>
              <w:rStyle w:val="Hyperlink"/>
              <w:noProof/>
              <w:rtl/>
            </w:rPr>
            <w:fldChar w:fldCharType="separate"/>
          </w:r>
          <w:ins w:id="111" w:author="Beeri" w:date="2011-12-09T09:47:00Z">
            <w:r>
              <w:rPr>
                <w:noProof/>
                <w:webHidden/>
                <w:rtl/>
              </w:rPr>
              <w:t>20</w:t>
            </w:r>
            <w:r>
              <w:rPr>
                <w:rStyle w:val="Hyperlink"/>
                <w:noProof/>
                <w:rtl/>
              </w:rPr>
              <w:fldChar w:fldCharType="end"/>
            </w:r>
            <w:r w:rsidRPr="002B7A1D">
              <w:rPr>
                <w:rStyle w:val="Hyperlink"/>
                <w:noProof/>
                <w:rtl/>
              </w:rPr>
              <w:fldChar w:fldCharType="end"/>
            </w:r>
          </w:ins>
        </w:p>
        <w:p w:rsidR="008B5E53" w:rsidRDefault="008B5E53" w:rsidP="008B5E53">
          <w:pPr>
            <w:pStyle w:val="TOC1"/>
            <w:rPr>
              <w:ins w:id="112" w:author="Beeri" w:date="2011-12-09T09:47:00Z"/>
              <w:noProof/>
              <w:rtl/>
              <w:lang w:bidi="he-IL"/>
            </w:rPr>
            <w:pPrChange w:id="113" w:author="Beeri" w:date="2011-12-09T09:47:00Z">
              <w:pPr>
                <w:pStyle w:val="TOC1"/>
                <w:bidi/>
              </w:pPr>
            </w:pPrChange>
          </w:pPr>
          <w:ins w:id="114"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"_Toc311187388</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3. Communication over SPI</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Toc311187388 \h</w:instrText>
            </w:r>
            <w:r>
              <w:rPr>
                <w:noProof/>
                <w:webHidden/>
                <w:rtl/>
              </w:rPr>
              <w:instrText xml:space="preserve"> </w:instrText>
            </w:r>
            <w:r>
              <w:rPr>
                <w:rStyle w:val="Hyperlink"/>
                <w:noProof/>
                <w:rtl/>
              </w:rPr>
            </w:r>
          </w:ins>
          <w:r>
            <w:rPr>
              <w:rStyle w:val="Hyperlink"/>
              <w:noProof/>
              <w:rtl/>
            </w:rPr>
            <w:fldChar w:fldCharType="separate"/>
          </w:r>
          <w:ins w:id="115" w:author="Beeri" w:date="2011-12-09T09:47:00Z">
            <w:r>
              <w:rPr>
                <w:noProof/>
                <w:webHidden/>
                <w:rtl/>
              </w:rPr>
              <w:t>21</w:t>
            </w:r>
            <w:r>
              <w:rPr>
                <w:rStyle w:val="Hyperlink"/>
                <w:noProof/>
                <w:rtl/>
              </w:rPr>
              <w:fldChar w:fldCharType="end"/>
            </w:r>
            <w:r w:rsidRPr="002B7A1D">
              <w:rPr>
                <w:rStyle w:val="Hyperlink"/>
                <w:noProof/>
                <w:rtl/>
              </w:rPr>
              <w:fldChar w:fldCharType="end"/>
            </w:r>
          </w:ins>
        </w:p>
        <w:p w:rsidR="008B5E53" w:rsidRDefault="008B5E53" w:rsidP="008B5E53">
          <w:pPr>
            <w:pStyle w:val="TOC2"/>
            <w:tabs>
              <w:tab w:val="right" w:leader="dot" w:pos="8296"/>
            </w:tabs>
            <w:rPr>
              <w:ins w:id="116" w:author="Beeri" w:date="2011-12-09T09:47:00Z"/>
              <w:noProof/>
              <w:rtl/>
              <w:lang w:bidi="he-IL"/>
            </w:rPr>
            <w:pPrChange w:id="117" w:author="Beeri" w:date="2011-12-09T09:47:00Z">
              <w:pPr>
                <w:pStyle w:val="TOC2"/>
                <w:tabs>
                  <w:tab w:val="right" w:leader="dot" w:pos="8296"/>
                </w:tabs>
                <w:bidi/>
              </w:pPr>
            </w:pPrChange>
          </w:pPr>
          <w:ins w:id="118"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"_Toc311187389</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3.1 Top Architecture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Toc311187389 \h</w:instrText>
            </w:r>
            <w:r>
              <w:rPr>
                <w:noProof/>
                <w:webHidden/>
                <w:rtl/>
              </w:rPr>
              <w:instrText xml:space="preserve"> </w:instrText>
            </w:r>
            <w:r>
              <w:rPr>
                <w:rStyle w:val="Hyperlink"/>
                <w:noProof/>
                <w:rtl/>
              </w:rPr>
            </w:r>
          </w:ins>
          <w:r>
            <w:rPr>
              <w:rStyle w:val="Hyperlink"/>
              <w:noProof/>
              <w:rtl/>
            </w:rPr>
            <w:fldChar w:fldCharType="separate"/>
          </w:r>
          <w:ins w:id="119" w:author="Beeri" w:date="2011-12-09T09:47:00Z">
            <w:r>
              <w:rPr>
                <w:noProof/>
                <w:webHidden/>
                <w:rtl/>
              </w:rPr>
              <w:t>22</w:t>
            </w:r>
            <w:r>
              <w:rPr>
                <w:rStyle w:val="Hyperlink"/>
                <w:noProof/>
                <w:rtl/>
              </w:rPr>
              <w:fldChar w:fldCharType="end"/>
            </w:r>
            <w:r w:rsidRPr="002B7A1D">
              <w:rPr>
                <w:rStyle w:val="Hyperlink"/>
                <w:noProof/>
                <w:rtl/>
              </w:rPr>
              <w:fldChar w:fldCharType="end"/>
            </w:r>
          </w:ins>
        </w:p>
        <w:p w:rsidR="008B5E53" w:rsidRDefault="008B5E53" w:rsidP="008B5E53">
          <w:pPr>
            <w:pStyle w:val="TOC2"/>
            <w:tabs>
              <w:tab w:val="right" w:leader="dot" w:pos="8296"/>
            </w:tabs>
            <w:rPr>
              <w:ins w:id="120" w:author="Beeri" w:date="2011-12-09T09:47:00Z"/>
              <w:noProof/>
              <w:rtl/>
              <w:lang w:bidi="he-IL"/>
            </w:rPr>
            <w:pPrChange w:id="121" w:author="Beeri" w:date="2011-12-09T09:47:00Z">
              <w:pPr>
                <w:pStyle w:val="TOC2"/>
                <w:tabs>
                  <w:tab w:val="right" w:leader="dot" w:pos="8296"/>
                </w:tabs>
                <w:bidi/>
              </w:pPr>
            </w:pPrChange>
          </w:pPr>
          <w:ins w:id="122"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"_Toc311187390</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3.2 Message Structure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Toc311187390 \h</w:instrText>
            </w:r>
            <w:r>
              <w:rPr>
                <w:noProof/>
                <w:webHidden/>
                <w:rtl/>
              </w:rPr>
              <w:instrText xml:space="preserve"> </w:instrText>
            </w:r>
            <w:r>
              <w:rPr>
                <w:rStyle w:val="Hyperlink"/>
                <w:noProof/>
                <w:rtl/>
              </w:rPr>
            </w:r>
          </w:ins>
          <w:r>
            <w:rPr>
              <w:rStyle w:val="Hyperlink"/>
              <w:noProof/>
              <w:rtl/>
            </w:rPr>
            <w:fldChar w:fldCharType="separate"/>
          </w:r>
          <w:ins w:id="123" w:author="Beeri" w:date="2011-12-09T09:47:00Z">
            <w:r>
              <w:rPr>
                <w:noProof/>
                <w:webHidden/>
                <w:rtl/>
              </w:rPr>
              <w:t>22</w:t>
            </w:r>
            <w:r>
              <w:rPr>
                <w:rStyle w:val="Hyperlink"/>
                <w:noProof/>
                <w:rtl/>
              </w:rPr>
              <w:fldChar w:fldCharType="end"/>
            </w:r>
            <w:r w:rsidRPr="002B7A1D">
              <w:rPr>
                <w:rStyle w:val="Hyperlink"/>
                <w:noProof/>
                <w:rtl/>
              </w:rPr>
              <w:fldChar w:fldCharType="end"/>
            </w:r>
          </w:ins>
        </w:p>
        <w:p w:rsidR="008B5E53" w:rsidRDefault="008B5E53" w:rsidP="008B5E53">
          <w:pPr>
            <w:pStyle w:val="TOC2"/>
            <w:tabs>
              <w:tab w:val="right" w:leader="dot" w:pos="8296"/>
            </w:tabs>
            <w:rPr>
              <w:ins w:id="124" w:author="Beeri" w:date="2011-12-09T09:47:00Z"/>
              <w:noProof/>
              <w:rtl/>
              <w:lang w:bidi="he-IL"/>
            </w:rPr>
            <w:pPrChange w:id="125" w:author="Beeri" w:date="2011-12-09T09:47:00Z">
              <w:pPr>
                <w:pStyle w:val="TOC2"/>
                <w:tabs>
                  <w:tab w:val="right" w:leader="dot" w:pos="8296"/>
                </w:tabs>
                <w:bidi/>
              </w:pPr>
            </w:pPrChange>
          </w:pPr>
          <w:ins w:id="126"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"_Toc311187391</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3.3 Master Host Design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Toc311187391 \h</w:instrText>
            </w:r>
            <w:r>
              <w:rPr>
                <w:noProof/>
                <w:webHidden/>
                <w:rtl/>
              </w:rPr>
              <w:instrText xml:space="preserve"> </w:instrText>
            </w:r>
            <w:r>
              <w:rPr>
                <w:rStyle w:val="Hyperlink"/>
                <w:noProof/>
                <w:rtl/>
              </w:rPr>
            </w:r>
          </w:ins>
          <w:r>
            <w:rPr>
              <w:rStyle w:val="Hyperlink"/>
              <w:noProof/>
              <w:rtl/>
            </w:rPr>
            <w:fldChar w:fldCharType="separate"/>
          </w:r>
          <w:ins w:id="127" w:author="Beeri" w:date="2011-12-09T09:47:00Z">
            <w:r>
              <w:rPr>
                <w:noProof/>
                <w:webHidden/>
                <w:rtl/>
              </w:rPr>
              <w:t>24</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128" w:author="Beeri" w:date="2011-12-09T09:47:00Z"/>
              <w:noProof/>
              <w:rtl/>
              <w:lang w:bidi="he-IL"/>
            </w:rPr>
            <w:pPrChange w:id="129" w:author="Beeri" w:date="2011-12-09T09:47:00Z">
              <w:pPr>
                <w:pStyle w:val="TOC3"/>
                <w:tabs>
                  <w:tab w:val="right" w:leader="dot" w:pos="8296"/>
                </w:tabs>
                <w:bidi/>
              </w:pPr>
            </w:pPrChange>
          </w:pPr>
          <w:ins w:id="130"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"_Toc311187392</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3.3.1 Master Host Packet Walkthrough</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Toc311187392 \h</w:instrText>
            </w:r>
            <w:r>
              <w:rPr>
                <w:noProof/>
                <w:webHidden/>
                <w:rtl/>
              </w:rPr>
              <w:instrText xml:space="preserve"> </w:instrText>
            </w:r>
            <w:r>
              <w:rPr>
                <w:rStyle w:val="Hyperlink"/>
                <w:noProof/>
                <w:rtl/>
              </w:rPr>
            </w:r>
          </w:ins>
          <w:r>
            <w:rPr>
              <w:rStyle w:val="Hyperlink"/>
              <w:noProof/>
              <w:rtl/>
            </w:rPr>
            <w:fldChar w:fldCharType="separate"/>
          </w:r>
          <w:ins w:id="131" w:author="Beeri" w:date="2011-12-09T09:47:00Z">
            <w:r>
              <w:rPr>
                <w:noProof/>
                <w:webHidden/>
                <w:rtl/>
              </w:rPr>
              <w:t>24</w:t>
            </w:r>
            <w:r>
              <w:rPr>
                <w:rStyle w:val="Hyperlink"/>
                <w:noProof/>
                <w:rtl/>
              </w:rPr>
              <w:fldChar w:fldCharType="end"/>
            </w:r>
            <w:r w:rsidRPr="002B7A1D">
              <w:rPr>
                <w:rStyle w:val="Hyperlink"/>
                <w:noProof/>
                <w:rtl/>
              </w:rPr>
              <w:fldChar w:fldCharType="end"/>
            </w:r>
          </w:ins>
        </w:p>
        <w:p w:rsidR="008B5E53" w:rsidRDefault="008B5E53" w:rsidP="008B5E53">
          <w:pPr>
            <w:pStyle w:val="TOC2"/>
            <w:tabs>
              <w:tab w:val="right" w:leader="dot" w:pos="8296"/>
            </w:tabs>
            <w:rPr>
              <w:ins w:id="132" w:author="Beeri" w:date="2011-12-09T09:47:00Z"/>
              <w:noProof/>
              <w:rtl/>
              <w:lang w:bidi="he-IL"/>
            </w:rPr>
            <w:pPrChange w:id="133" w:author="Beeri" w:date="2011-12-09T09:47:00Z">
              <w:pPr>
                <w:pStyle w:val="TOC2"/>
                <w:tabs>
                  <w:tab w:val="right" w:leader="dot" w:pos="8296"/>
                </w:tabs>
                <w:bidi/>
              </w:pPr>
            </w:pPrChange>
          </w:pPr>
          <w:ins w:id="134" w:author="Beeri" w:date="2011-12-09T09:47:00Z">
            <w:r w:rsidRPr="002B7A1D">
              <w:rPr>
                <w:rStyle w:val="Hyperlink"/>
                <w:noProof/>
                <w:rtl/>
              </w:rPr>
              <w:lastRenderedPageBreak/>
              <w:fldChar w:fldCharType="begin"/>
            </w:r>
            <w:r w:rsidRPr="002B7A1D">
              <w:rPr>
                <w:rStyle w:val="Hyperlink"/>
                <w:noProof/>
                <w:rtl/>
              </w:rPr>
              <w:instrText xml:space="preserve"> </w:instrText>
            </w:r>
            <w:r>
              <w:rPr>
                <w:noProof/>
              </w:rPr>
              <w:instrText>HYPERLINK \l "_Toc311187393</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3.4 Slave Host Design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Toc311187393 \h</w:instrText>
            </w:r>
            <w:r>
              <w:rPr>
                <w:noProof/>
                <w:webHidden/>
                <w:rtl/>
              </w:rPr>
              <w:instrText xml:space="preserve"> </w:instrText>
            </w:r>
            <w:r>
              <w:rPr>
                <w:rStyle w:val="Hyperlink"/>
                <w:noProof/>
                <w:rtl/>
              </w:rPr>
            </w:r>
          </w:ins>
          <w:r>
            <w:rPr>
              <w:rStyle w:val="Hyperlink"/>
              <w:noProof/>
              <w:rtl/>
            </w:rPr>
            <w:fldChar w:fldCharType="separate"/>
          </w:r>
          <w:ins w:id="135" w:author="Beeri" w:date="2011-12-09T09:47:00Z">
            <w:r>
              <w:rPr>
                <w:noProof/>
                <w:webHidden/>
                <w:rtl/>
              </w:rPr>
              <w:t>25</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136" w:author="Beeri" w:date="2011-12-09T09:47:00Z"/>
              <w:noProof/>
              <w:rtl/>
              <w:lang w:bidi="he-IL"/>
            </w:rPr>
            <w:pPrChange w:id="137" w:author="Beeri" w:date="2011-12-09T09:47:00Z">
              <w:pPr>
                <w:pStyle w:val="TOC3"/>
                <w:tabs>
                  <w:tab w:val="right" w:leader="dot" w:pos="8296"/>
                </w:tabs>
                <w:bidi/>
              </w:pPr>
            </w:pPrChange>
          </w:pPr>
          <w:ins w:id="138"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"_Toc311187394</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3.4.1 Slave Host Packet Walkthrough</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Toc311187394 \h</w:instrText>
            </w:r>
            <w:r>
              <w:rPr>
                <w:noProof/>
                <w:webHidden/>
                <w:rtl/>
              </w:rPr>
              <w:instrText xml:space="preserve"> </w:instrText>
            </w:r>
            <w:r>
              <w:rPr>
                <w:rStyle w:val="Hyperlink"/>
                <w:noProof/>
                <w:rtl/>
              </w:rPr>
            </w:r>
          </w:ins>
          <w:r>
            <w:rPr>
              <w:rStyle w:val="Hyperlink"/>
              <w:noProof/>
              <w:rtl/>
            </w:rPr>
            <w:fldChar w:fldCharType="separate"/>
          </w:r>
          <w:ins w:id="139" w:author="Beeri" w:date="2011-12-09T09:47:00Z">
            <w:r>
              <w:rPr>
                <w:noProof/>
                <w:webHidden/>
                <w:rtl/>
              </w:rPr>
              <w:t>26</w:t>
            </w:r>
            <w:r>
              <w:rPr>
                <w:rStyle w:val="Hyperlink"/>
                <w:noProof/>
                <w:rtl/>
              </w:rPr>
              <w:fldChar w:fldCharType="end"/>
            </w:r>
            <w:r w:rsidRPr="002B7A1D">
              <w:rPr>
                <w:rStyle w:val="Hyperlink"/>
                <w:noProof/>
                <w:rtl/>
              </w:rPr>
              <w:fldChar w:fldCharType="end"/>
            </w:r>
          </w:ins>
        </w:p>
        <w:p w:rsidR="008B5E53" w:rsidRDefault="008B5E53" w:rsidP="008B5E53">
          <w:pPr>
            <w:pStyle w:val="TOC1"/>
            <w:rPr>
              <w:ins w:id="140" w:author="Beeri" w:date="2011-12-09T09:47:00Z"/>
              <w:noProof/>
              <w:rtl/>
              <w:lang w:bidi="he-IL"/>
            </w:rPr>
            <w:pPrChange w:id="141" w:author="Beeri" w:date="2011-12-09T09:47:00Z">
              <w:pPr>
                <w:pStyle w:val="TOC1"/>
                <w:bidi/>
              </w:pPr>
            </w:pPrChange>
          </w:pPr>
          <w:ins w:id="142"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"_Toc311187395</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4. Verification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Toc311187395 \h</w:instrText>
            </w:r>
            <w:r>
              <w:rPr>
                <w:noProof/>
                <w:webHidden/>
                <w:rtl/>
              </w:rPr>
              <w:instrText xml:space="preserve"> </w:instrText>
            </w:r>
            <w:r>
              <w:rPr>
                <w:rStyle w:val="Hyperlink"/>
                <w:noProof/>
                <w:rtl/>
              </w:rPr>
            </w:r>
          </w:ins>
          <w:r>
            <w:rPr>
              <w:rStyle w:val="Hyperlink"/>
              <w:noProof/>
              <w:rtl/>
            </w:rPr>
            <w:fldChar w:fldCharType="separate"/>
          </w:r>
          <w:ins w:id="143" w:author="Beeri" w:date="2011-12-09T09:47:00Z">
            <w:r>
              <w:rPr>
                <w:noProof/>
                <w:webHidden/>
                <w:rtl/>
              </w:rPr>
              <w:t>27</w:t>
            </w:r>
            <w:r>
              <w:rPr>
                <w:rStyle w:val="Hyperlink"/>
                <w:noProof/>
                <w:rtl/>
              </w:rPr>
              <w:fldChar w:fldCharType="end"/>
            </w:r>
            <w:r w:rsidRPr="002B7A1D">
              <w:rPr>
                <w:rStyle w:val="Hyperlink"/>
                <w:noProof/>
                <w:rtl/>
              </w:rPr>
              <w:fldChar w:fldCharType="end"/>
            </w:r>
          </w:ins>
        </w:p>
        <w:p w:rsidR="008B5E53" w:rsidRDefault="008B5E53" w:rsidP="008B5E53">
          <w:pPr>
            <w:pStyle w:val="TOC2"/>
            <w:tabs>
              <w:tab w:val="right" w:leader="dot" w:pos="8296"/>
            </w:tabs>
            <w:rPr>
              <w:ins w:id="144" w:author="Beeri" w:date="2011-12-09T09:47:00Z"/>
              <w:noProof/>
              <w:rtl/>
              <w:lang w:bidi="he-IL"/>
            </w:rPr>
            <w:pPrChange w:id="145" w:author="Beeri" w:date="2011-12-09T09:47:00Z">
              <w:pPr>
                <w:pStyle w:val="TOC2"/>
                <w:tabs>
                  <w:tab w:val="right" w:leader="dot" w:pos="8296"/>
                </w:tabs>
                <w:bidi/>
              </w:pPr>
            </w:pPrChange>
          </w:pPr>
          <w:ins w:id="146"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"_Toc311187396</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4.1 SPI Master Test Bench</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Toc311187396 \h</w:instrText>
            </w:r>
            <w:r>
              <w:rPr>
                <w:noProof/>
                <w:webHidden/>
                <w:rtl/>
              </w:rPr>
              <w:instrText xml:space="preserve"> </w:instrText>
            </w:r>
            <w:r>
              <w:rPr>
                <w:rStyle w:val="Hyperlink"/>
                <w:noProof/>
                <w:rtl/>
              </w:rPr>
            </w:r>
          </w:ins>
          <w:r>
            <w:rPr>
              <w:rStyle w:val="Hyperlink"/>
              <w:noProof/>
              <w:rtl/>
            </w:rPr>
            <w:fldChar w:fldCharType="separate"/>
          </w:r>
          <w:ins w:id="147" w:author="Beeri" w:date="2011-12-09T09:47:00Z">
            <w:r>
              <w:rPr>
                <w:noProof/>
                <w:webHidden/>
                <w:rtl/>
              </w:rPr>
              <w:t>27</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148" w:author="Beeri" w:date="2011-12-09T09:47:00Z"/>
              <w:noProof/>
              <w:rtl/>
              <w:lang w:bidi="he-IL"/>
            </w:rPr>
            <w:pPrChange w:id="149" w:author="Beeri" w:date="2011-12-09T09:47:00Z">
              <w:pPr>
                <w:pStyle w:val="TOC3"/>
                <w:tabs>
                  <w:tab w:val="right" w:leader="dot" w:pos="8296"/>
                </w:tabs>
                <w:bidi/>
              </w:pPr>
            </w:pPrChange>
          </w:pPr>
          <w:ins w:id="150"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"_Toc311187397</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4.1.2 Tests List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Toc311187397 \h</w:instrText>
            </w:r>
            <w:r>
              <w:rPr>
                <w:noProof/>
                <w:webHidden/>
                <w:rtl/>
              </w:rPr>
              <w:instrText xml:space="preserve"> </w:instrText>
            </w:r>
            <w:r>
              <w:rPr>
                <w:rStyle w:val="Hyperlink"/>
                <w:noProof/>
                <w:rtl/>
              </w:rPr>
            </w:r>
          </w:ins>
          <w:r>
            <w:rPr>
              <w:rStyle w:val="Hyperlink"/>
              <w:noProof/>
              <w:rtl/>
            </w:rPr>
            <w:fldChar w:fldCharType="separate"/>
          </w:r>
          <w:ins w:id="151" w:author="Beeri" w:date="2011-12-09T09:47:00Z">
            <w:r>
              <w:rPr>
                <w:noProof/>
                <w:webHidden/>
                <w:rtl/>
              </w:rPr>
              <w:t>28</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152" w:author="Beeri" w:date="2011-12-09T09:47:00Z"/>
              <w:noProof/>
              <w:rtl/>
              <w:lang w:bidi="he-IL"/>
            </w:rPr>
            <w:pPrChange w:id="153" w:author="Beeri" w:date="2011-12-09T09:47:00Z">
              <w:pPr>
                <w:pStyle w:val="TOC3"/>
                <w:tabs>
                  <w:tab w:val="right" w:leader="dot" w:pos="8296"/>
                </w:tabs>
                <w:bidi/>
              </w:pPr>
            </w:pPrChange>
          </w:pPr>
          <w:ins w:id="154"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"_Toc311187398</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4.1.3 Coverage Goals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Toc311187398 \h</w:instrText>
            </w:r>
            <w:r>
              <w:rPr>
                <w:noProof/>
                <w:webHidden/>
                <w:rtl/>
              </w:rPr>
              <w:instrText xml:space="preserve"> </w:instrText>
            </w:r>
            <w:r>
              <w:rPr>
                <w:rStyle w:val="Hyperlink"/>
                <w:noProof/>
                <w:rtl/>
              </w:rPr>
            </w:r>
          </w:ins>
          <w:r>
            <w:rPr>
              <w:rStyle w:val="Hyperlink"/>
              <w:noProof/>
              <w:rtl/>
            </w:rPr>
            <w:fldChar w:fldCharType="separate"/>
          </w:r>
          <w:ins w:id="155" w:author="Beeri" w:date="2011-12-09T09:47:00Z">
            <w:r>
              <w:rPr>
                <w:noProof/>
                <w:webHidden/>
                <w:rtl/>
              </w:rPr>
              <w:t>28</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156" w:author="Beeri" w:date="2011-12-09T09:47:00Z"/>
              <w:noProof/>
              <w:rtl/>
              <w:lang w:bidi="he-IL"/>
            </w:rPr>
            <w:pPrChange w:id="157" w:author="Beeri" w:date="2011-12-09T09:47:00Z">
              <w:pPr>
                <w:pStyle w:val="TOC3"/>
                <w:tabs>
                  <w:tab w:val="right" w:leader="dot" w:pos="8296"/>
                </w:tabs>
                <w:bidi/>
              </w:pPr>
            </w:pPrChange>
          </w:pPr>
          <w:ins w:id="158"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"_Toc311187399</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4.1.4 Found Bugs List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Toc311187399 \h</w:instrText>
            </w:r>
            <w:r>
              <w:rPr>
                <w:noProof/>
                <w:webHidden/>
                <w:rtl/>
              </w:rPr>
              <w:instrText xml:space="preserve"> </w:instrText>
            </w:r>
            <w:r>
              <w:rPr>
                <w:rStyle w:val="Hyperlink"/>
                <w:noProof/>
                <w:rtl/>
              </w:rPr>
            </w:r>
          </w:ins>
          <w:r>
            <w:rPr>
              <w:rStyle w:val="Hyperlink"/>
              <w:noProof/>
              <w:rtl/>
            </w:rPr>
            <w:fldChar w:fldCharType="separate"/>
          </w:r>
          <w:ins w:id="159" w:author="Beeri" w:date="2011-12-09T09:47:00Z">
            <w:r>
              <w:rPr>
                <w:noProof/>
                <w:webHidden/>
                <w:rtl/>
              </w:rPr>
              <w:t>29</w:t>
            </w:r>
            <w:r>
              <w:rPr>
                <w:rStyle w:val="Hyperlink"/>
                <w:noProof/>
                <w:rtl/>
              </w:rPr>
              <w:fldChar w:fldCharType="end"/>
            </w:r>
            <w:r w:rsidRPr="002B7A1D">
              <w:rPr>
                <w:rStyle w:val="Hyperlink"/>
                <w:noProof/>
                <w:rtl/>
              </w:rPr>
              <w:fldChar w:fldCharType="end"/>
            </w:r>
          </w:ins>
        </w:p>
        <w:p w:rsidR="008B5E53" w:rsidRDefault="008B5E53" w:rsidP="008B5E53">
          <w:pPr>
            <w:pStyle w:val="TOC2"/>
            <w:tabs>
              <w:tab w:val="right" w:leader="dot" w:pos="8296"/>
            </w:tabs>
            <w:rPr>
              <w:ins w:id="160" w:author="Beeri" w:date="2011-12-09T09:47:00Z"/>
              <w:noProof/>
              <w:rtl/>
              <w:lang w:bidi="he-IL"/>
            </w:rPr>
            <w:pPrChange w:id="161" w:author="Beeri" w:date="2011-12-09T09:47:00Z">
              <w:pPr>
                <w:pStyle w:val="TOC2"/>
                <w:tabs>
                  <w:tab w:val="right" w:leader="dot" w:pos="8296"/>
                </w:tabs>
                <w:bidi/>
              </w:pPr>
            </w:pPrChange>
          </w:pPr>
          <w:ins w:id="162"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"_Toc311187400</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4.2 SPI Slave Verification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Toc311187400 \h</w:instrText>
            </w:r>
            <w:r>
              <w:rPr>
                <w:noProof/>
                <w:webHidden/>
                <w:rtl/>
              </w:rPr>
              <w:instrText xml:space="preserve"> </w:instrText>
            </w:r>
            <w:r>
              <w:rPr>
                <w:rStyle w:val="Hyperlink"/>
                <w:noProof/>
                <w:rtl/>
              </w:rPr>
            </w:r>
          </w:ins>
          <w:r>
            <w:rPr>
              <w:rStyle w:val="Hyperlink"/>
              <w:noProof/>
              <w:rtl/>
            </w:rPr>
            <w:fldChar w:fldCharType="separate"/>
          </w:r>
          <w:ins w:id="163" w:author="Beeri" w:date="2011-12-09T09:47:00Z">
            <w:r>
              <w:rPr>
                <w:noProof/>
                <w:webHidden/>
                <w:rtl/>
              </w:rPr>
              <w:t>29</w:t>
            </w:r>
            <w:r>
              <w:rPr>
                <w:rStyle w:val="Hyperlink"/>
                <w:noProof/>
                <w:rtl/>
              </w:rPr>
              <w:fldChar w:fldCharType="end"/>
            </w:r>
            <w:r w:rsidRPr="002B7A1D">
              <w:rPr>
                <w:rStyle w:val="Hyperlink"/>
                <w:noProof/>
                <w:rtl/>
              </w:rPr>
              <w:fldChar w:fldCharType="end"/>
            </w:r>
          </w:ins>
        </w:p>
        <w:p w:rsidR="008B5E53" w:rsidRDefault="008B5E53" w:rsidP="008B5E53">
          <w:pPr>
            <w:pStyle w:val="TOC2"/>
            <w:tabs>
              <w:tab w:val="right" w:leader="dot" w:pos="8296"/>
            </w:tabs>
            <w:rPr>
              <w:ins w:id="164" w:author="Beeri" w:date="2011-12-09T09:47:00Z"/>
              <w:noProof/>
              <w:rtl/>
              <w:lang w:bidi="he-IL"/>
            </w:rPr>
            <w:pPrChange w:id="165" w:author="Beeri" w:date="2011-12-09T09:47:00Z">
              <w:pPr>
                <w:pStyle w:val="TOC2"/>
                <w:tabs>
                  <w:tab w:val="right" w:leader="dot" w:pos="8296"/>
                </w:tabs>
                <w:bidi/>
              </w:pPr>
            </w:pPrChange>
          </w:pPr>
          <w:ins w:id="166"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"_Toc311187401</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4.3 SPI Top Verification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Toc311187401 \h</w:instrText>
            </w:r>
            <w:r>
              <w:rPr>
                <w:noProof/>
                <w:webHidden/>
                <w:rtl/>
              </w:rPr>
              <w:instrText xml:space="preserve"> </w:instrText>
            </w:r>
            <w:r>
              <w:rPr>
                <w:rStyle w:val="Hyperlink"/>
                <w:noProof/>
                <w:rtl/>
              </w:rPr>
            </w:r>
          </w:ins>
          <w:r>
            <w:rPr>
              <w:rStyle w:val="Hyperlink"/>
              <w:noProof/>
              <w:rtl/>
            </w:rPr>
            <w:fldChar w:fldCharType="separate"/>
          </w:r>
          <w:ins w:id="167" w:author="Beeri" w:date="2011-12-09T09:47:00Z">
            <w:r>
              <w:rPr>
                <w:noProof/>
                <w:webHidden/>
                <w:rtl/>
              </w:rPr>
              <w:t>29</w:t>
            </w:r>
            <w:r>
              <w:rPr>
                <w:rStyle w:val="Hyperlink"/>
                <w:noProof/>
                <w:rtl/>
              </w:rPr>
              <w:fldChar w:fldCharType="end"/>
            </w:r>
            <w:r w:rsidRPr="002B7A1D">
              <w:rPr>
                <w:rStyle w:val="Hyperlink"/>
                <w:noProof/>
                <w:rtl/>
              </w:rPr>
              <w:fldChar w:fldCharType="end"/>
            </w:r>
          </w:ins>
        </w:p>
        <w:p w:rsidR="008B5E53" w:rsidRDefault="008B5E53" w:rsidP="008B5E53">
          <w:pPr>
            <w:pStyle w:val="TOC2"/>
            <w:tabs>
              <w:tab w:val="right" w:leader="dot" w:pos="8296"/>
            </w:tabs>
            <w:rPr>
              <w:ins w:id="168" w:author="Beeri" w:date="2011-12-09T09:47:00Z"/>
              <w:noProof/>
              <w:rtl/>
              <w:lang w:bidi="he-IL"/>
            </w:rPr>
            <w:pPrChange w:id="169" w:author="Beeri" w:date="2011-12-09T09:47:00Z">
              <w:pPr>
                <w:pStyle w:val="TOC2"/>
                <w:tabs>
                  <w:tab w:val="right" w:leader="dot" w:pos="8296"/>
                </w:tabs>
                <w:bidi/>
              </w:pPr>
            </w:pPrChange>
          </w:pPr>
          <w:ins w:id="170"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"_Toc311187402</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4.4 Architecture Top Verification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Toc311187402 \h</w:instrText>
            </w:r>
            <w:r>
              <w:rPr>
                <w:noProof/>
                <w:webHidden/>
                <w:rtl/>
              </w:rPr>
              <w:instrText xml:space="preserve"> </w:instrText>
            </w:r>
            <w:r>
              <w:rPr>
                <w:rStyle w:val="Hyperlink"/>
                <w:noProof/>
                <w:rtl/>
              </w:rPr>
            </w:r>
          </w:ins>
          <w:r>
            <w:rPr>
              <w:rStyle w:val="Hyperlink"/>
              <w:noProof/>
              <w:rtl/>
            </w:rPr>
            <w:fldChar w:fldCharType="separate"/>
          </w:r>
          <w:ins w:id="171" w:author="Beeri" w:date="2011-12-09T09:47:00Z">
            <w:r>
              <w:rPr>
                <w:noProof/>
                <w:webHidden/>
                <w:rtl/>
              </w:rPr>
              <w:t>29</w:t>
            </w:r>
            <w:r>
              <w:rPr>
                <w:rStyle w:val="Hyperlink"/>
                <w:noProof/>
                <w:rtl/>
              </w:rPr>
              <w:fldChar w:fldCharType="end"/>
            </w:r>
            <w:r w:rsidRPr="002B7A1D">
              <w:rPr>
                <w:rStyle w:val="Hyperlink"/>
                <w:noProof/>
                <w:rtl/>
              </w:rPr>
              <w:fldChar w:fldCharType="end"/>
            </w:r>
          </w:ins>
        </w:p>
        <w:p w:rsidR="008B5E53" w:rsidRDefault="008B5E53" w:rsidP="008B5E53">
          <w:pPr>
            <w:pStyle w:val="TOC1"/>
            <w:rPr>
              <w:ins w:id="172" w:author="Beeri" w:date="2011-12-09T09:47:00Z"/>
              <w:noProof/>
              <w:rtl/>
              <w:lang w:bidi="he-IL"/>
            </w:rPr>
            <w:pPrChange w:id="173" w:author="Beeri" w:date="2011-12-09T09:47:00Z">
              <w:pPr>
                <w:pStyle w:val="TOC1"/>
                <w:bidi/>
              </w:pPr>
            </w:pPrChange>
          </w:pPr>
          <w:ins w:id="174"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"_Toc311187403</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5. Summary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Toc311187403 \h</w:instrText>
            </w:r>
            <w:r>
              <w:rPr>
                <w:noProof/>
                <w:webHidden/>
                <w:rtl/>
              </w:rPr>
              <w:instrText xml:space="preserve"> </w:instrText>
            </w:r>
            <w:r>
              <w:rPr>
                <w:rStyle w:val="Hyperlink"/>
                <w:noProof/>
                <w:rtl/>
              </w:rPr>
            </w:r>
          </w:ins>
          <w:r>
            <w:rPr>
              <w:rStyle w:val="Hyperlink"/>
              <w:noProof/>
              <w:rtl/>
            </w:rPr>
            <w:fldChar w:fldCharType="separate"/>
          </w:r>
          <w:ins w:id="175" w:author="Beeri" w:date="2011-12-09T09:47:00Z">
            <w:r>
              <w:rPr>
                <w:noProof/>
                <w:webHidden/>
                <w:rtl/>
              </w:rPr>
              <w:t>30</w:t>
            </w:r>
            <w:r>
              <w:rPr>
                <w:rStyle w:val="Hyperlink"/>
                <w:noProof/>
                <w:rtl/>
              </w:rPr>
              <w:fldChar w:fldCharType="end"/>
            </w:r>
            <w:r w:rsidRPr="002B7A1D">
              <w:rPr>
                <w:rStyle w:val="Hyperlink"/>
                <w:noProof/>
                <w:rtl/>
              </w:rPr>
              <w:fldChar w:fldCharType="end"/>
            </w:r>
          </w:ins>
        </w:p>
        <w:p w:rsidR="008B5E53" w:rsidRDefault="008B5E53" w:rsidP="008B5E53">
          <w:pPr>
            <w:pStyle w:val="TOC1"/>
            <w:rPr>
              <w:ins w:id="176" w:author="Beeri" w:date="2011-12-09T09:47:00Z"/>
              <w:noProof/>
              <w:rtl/>
              <w:lang w:bidi="he-IL"/>
            </w:rPr>
            <w:pPrChange w:id="177" w:author="Beeri" w:date="2011-12-09T09:47:00Z">
              <w:pPr>
                <w:pStyle w:val="TOC1"/>
                <w:bidi/>
              </w:pPr>
            </w:pPrChange>
          </w:pPr>
          <w:ins w:id="178"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"_Toc311187404</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6. Bibliography</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Toc311187404 \h</w:instrText>
            </w:r>
            <w:r>
              <w:rPr>
                <w:noProof/>
                <w:webHidden/>
                <w:rtl/>
              </w:rPr>
              <w:instrText xml:space="preserve"> </w:instrText>
            </w:r>
            <w:r>
              <w:rPr>
                <w:rStyle w:val="Hyperlink"/>
                <w:noProof/>
                <w:rtl/>
              </w:rPr>
            </w:r>
          </w:ins>
          <w:r>
            <w:rPr>
              <w:rStyle w:val="Hyperlink"/>
              <w:noProof/>
              <w:rtl/>
            </w:rPr>
            <w:fldChar w:fldCharType="separate"/>
          </w:r>
          <w:ins w:id="179" w:author="Beeri" w:date="2011-12-09T09:47:00Z">
            <w:r>
              <w:rPr>
                <w:noProof/>
                <w:webHidden/>
                <w:rtl/>
              </w:rPr>
              <w:t>31</w:t>
            </w:r>
            <w:r>
              <w:rPr>
                <w:rStyle w:val="Hyperlink"/>
                <w:noProof/>
                <w:rtl/>
              </w:rPr>
              <w:fldChar w:fldCharType="end"/>
            </w:r>
            <w:r w:rsidRPr="002B7A1D">
              <w:rPr>
                <w:rStyle w:val="Hyperlink"/>
                <w:noProof/>
                <w:rtl/>
              </w:rPr>
              <w:fldChar w:fldCharType="end"/>
            </w:r>
          </w:ins>
        </w:p>
        <w:p w:rsidR="008B5E53" w:rsidRDefault="008B5E53" w:rsidP="008B5E53">
          <w:pPr>
            <w:pStyle w:val="TOC1"/>
            <w:rPr>
              <w:ins w:id="180" w:author="Beeri" w:date="2011-12-09T09:47:00Z"/>
              <w:noProof/>
              <w:rtl/>
              <w:lang w:bidi="he-IL"/>
            </w:rPr>
            <w:pPrChange w:id="181" w:author="Beeri" w:date="2011-12-09T09:47:00Z">
              <w:pPr>
                <w:pStyle w:val="TOC1"/>
                <w:bidi/>
              </w:pPr>
            </w:pPrChange>
          </w:pPr>
          <w:ins w:id="182"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"_Toc311187405</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7. Appendix A – Block-Level Design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Toc311187405 \h</w:instrText>
            </w:r>
            <w:r>
              <w:rPr>
                <w:noProof/>
                <w:webHidden/>
                <w:rtl/>
              </w:rPr>
              <w:instrText xml:space="preserve"> </w:instrText>
            </w:r>
            <w:r>
              <w:rPr>
                <w:rStyle w:val="Hyperlink"/>
                <w:noProof/>
                <w:rtl/>
              </w:rPr>
            </w:r>
          </w:ins>
          <w:r>
            <w:rPr>
              <w:rStyle w:val="Hyperlink"/>
              <w:noProof/>
              <w:rtl/>
            </w:rPr>
            <w:fldChar w:fldCharType="separate"/>
          </w:r>
          <w:ins w:id="183" w:author="Beeri" w:date="2011-12-09T09:47:00Z">
            <w:r>
              <w:rPr>
                <w:noProof/>
                <w:webHidden/>
                <w:rtl/>
              </w:rPr>
              <w:t>32</w:t>
            </w:r>
            <w:r>
              <w:rPr>
                <w:rStyle w:val="Hyperlink"/>
                <w:noProof/>
                <w:rtl/>
              </w:rPr>
              <w:fldChar w:fldCharType="end"/>
            </w:r>
            <w:r w:rsidRPr="002B7A1D">
              <w:rPr>
                <w:rStyle w:val="Hyperlink"/>
                <w:noProof/>
                <w:rtl/>
              </w:rPr>
              <w:fldChar w:fldCharType="end"/>
            </w:r>
          </w:ins>
        </w:p>
        <w:p w:rsidR="008B5E53" w:rsidRDefault="008B5E53" w:rsidP="008B5E53">
          <w:pPr>
            <w:pStyle w:val="TOC2"/>
            <w:tabs>
              <w:tab w:val="right" w:leader="dot" w:pos="8296"/>
            </w:tabs>
            <w:rPr>
              <w:ins w:id="184" w:author="Beeri" w:date="2011-12-09T09:47:00Z"/>
              <w:noProof/>
              <w:rtl/>
              <w:lang w:bidi="he-IL"/>
            </w:rPr>
            <w:pPrChange w:id="185" w:author="Beeri" w:date="2011-12-09T09:47:00Z">
              <w:pPr>
                <w:pStyle w:val="TOC2"/>
                <w:tabs>
                  <w:tab w:val="right" w:leader="dot" w:pos="8296"/>
                </w:tabs>
                <w:bidi/>
              </w:pPr>
            </w:pPrChange>
          </w:pPr>
          <w:ins w:id="186"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"_Toc311187406</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7.1 Wishbone Slave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Toc311187406 \h</w:instrText>
            </w:r>
            <w:r>
              <w:rPr>
                <w:noProof/>
                <w:webHidden/>
                <w:rtl/>
              </w:rPr>
              <w:instrText xml:space="preserve"> </w:instrText>
            </w:r>
            <w:r>
              <w:rPr>
                <w:rStyle w:val="Hyperlink"/>
                <w:noProof/>
                <w:rtl/>
              </w:rPr>
            </w:r>
          </w:ins>
          <w:r>
            <w:rPr>
              <w:rStyle w:val="Hyperlink"/>
              <w:noProof/>
              <w:rtl/>
            </w:rPr>
            <w:fldChar w:fldCharType="separate"/>
          </w:r>
          <w:ins w:id="187" w:author="Beeri" w:date="2011-12-09T09:47:00Z">
            <w:r>
              <w:rPr>
                <w:noProof/>
                <w:webHidden/>
                <w:rtl/>
              </w:rPr>
              <w:t>32</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188" w:author="Beeri" w:date="2011-12-09T09:47:00Z"/>
              <w:noProof/>
              <w:rtl/>
              <w:lang w:bidi="he-IL"/>
            </w:rPr>
            <w:pPrChange w:id="189" w:author="Beeri" w:date="2011-12-09T09:47:00Z">
              <w:pPr>
                <w:pStyle w:val="TOC3"/>
                <w:tabs>
                  <w:tab w:val="right" w:leader="dot" w:pos="8296"/>
                </w:tabs>
                <w:bidi/>
              </w:pPr>
            </w:pPrChange>
          </w:pPr>
          <w:ins w:id="190"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"_Toc311187407</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7.1.1Wishbone BURST (Block) Read Transaction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Toc311187407 \h</w:instrText>
            </w:r>
            <w:r>
              <w:rPr>
                <w:noProof/>
                <w:webHidden/>
                <w:rtl/>
              </w:rPr>
              <w:instrText xml:space="preserve"> </w:instrText>
            </w:r>
            <w:r>
              <w:rPr>
                <w:rStyle w:val="Hyperlink"/>
                <w:noProof/>
                <w:rtl/>
              </w:rPr>
            </w:r>
          </w:ins>
          <w:r>
            <w:rPr>
              <w:rStyle w:val="Hyperlink"/>
              <w:noProof/>
              <w:rtl/>
            </w:rPr>
            <w:fldChar w:fldCharType="separate"/>
          </w:r>
          <w:ins w:id="191" w:author="Beeri" w:date="2011-12-09T09:47:00Z">
            <w:r>
              <w:rPr>
                <w:noProof/>
                <w:webHidden/>
                <w:rtl/>
              </w:rPr>
              <w:t>32</w:t>
            </w:r>
            <w:r>
              <w:rPr>
                <w:rStyle w:val="Hyperlink"/>
                <w:noProof/>
                <w:rtl/>
              </w:rPr>
              <w:fldChar w:fldCharType="end"/>
            </w:r>
            <w:r w:rsidRPr="002B7A1D">
              <w:rPr>
                <w:rStyle w:val="Hyperlink"/>
                <w:noProof/>
                <w:rtl/>
              </w:rPr>
              <w:fldChar w:fldCharType="end"/>
            </w:r>
          </w:ins>
        </w:p>
        <w:p w:rsidR="008B5E53" w:rsidRDefault="008B5E53" w:rsidP="008B5E53">
          <w:pPr>
            <w:pStyle w:val="TOC2"/>
            <w:tabs>
              <w:tab w:val="right" w:leader="dot" w:pos="8296"/>
            </w:tabs>
            <w:rPr>
              <w:ins w:id="192" w:author="Beeri" w:date="2011-12-09T09:47:00Z"/>
              <w:noProof/>
              <w:rtl/>
              <w:lang w:bidi="he-IL"/>
            </w:rPr>
            <w:pPrChange w:id="193" w:author="Beeri" w:date="2011-12-09T09:47:00Z">
              <w:pPr>
                <w:pStyle w:val="TOC2"/>
                <w:tabs>
                  <w:tab w:val="right" w:leader="dot" w:pos="8296"/>
                </w:tabs>
                <w:bidi/>
              </w:pPr>
            </w:pPrChange>
          </w:pPr>
          <w:ins w:id="194"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"_Toc311187408</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7.1.2 Wishbone BURST (Block) Write Transaction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Toc311187408 \h</w:instrText>
            </w:r>
            <w:r>
              <w:rPr>
                <w:noProof/>
                <w:webHidden/>
                <w:rtl/>
              </w:rPr>
              <w:instrText xml:space="preserve"> </w:instrText>
            </w:r>
            <w:r>
              <w:rPr>
                <w:rStyle w:val="Hyperlink"/>
                <w:noProof/>
                <w:rtl/>
              </w:rPr>
            </w:r>
          </w:ins>
          <w:r>
            <w:rPr>
              <w:rStyle w:val="Hyperlink"/>
              <w:noProof/>
              <w:rtl/>
            </w:rPr>
            <w:fldChar w:fldCharType="separate"/>
          </w:r>
          <w:ins w:id="195" w:author="Beeri" w:date="2011-12-09T09:47:00Z">
            <w:r>
              <w:rPr>
                <w:noProof/>
                <w:webHidden/>
                <w:rtl/>
              </w:rPr>
              <w:t>32</w:t>
            </w:r>
            <w:r>
              <w:rPr>
                <w:rStyle w:val="Hyperlink"/>
                <w:noProof/>
                <w:rtl/>
              </w:rPr>
              <w:fldChar w:fldCharType="end"/>
            </w:r>
            <w:r w:rsidRPr="002B7A1D">
              <w:rPr>
                <w:rStyle w:val="Hyperlink"/>
                <w:noProof/>
                <w:rtl/>
              </w:rPr>
              <w:fldChar w:fldCharType="end"/>
            </w:r>
          </w:ins>
        </w:p>
        <w:p w:rsidR="008B5E53" w:rsidRDefault="008B5E53" w:rsidP="008B5E53">
          <w:pPr>
            <w:pStyle w:val="TOC2"/>
            <w:tabs>
              <w:tab w:val="right" w:leader="dot" w:pos="8296"/>
            </w:tabs>
            <w:rPr>
              <w:ins w:id="196" w:author="Beeri" w:date="2011-12-09T09:47:00Z"/>
              <w:noProof/>
              <w:rtl/>
              <w:lang w:bidi="he-IL"/>
            </w:rPr>
            <w:pPrChange w:id="197" w:author="Beeri" w:date="2011-12-09T09:47:00Z">
              <w:pPr>
                <w:pStyle w:val="TOC2"/>
                <w:tabs>
                  <w:tab w:val="right" w:leader="dot" w:pos="8296"/>
                </w:tabs>
                <w:bidi/>
              </w:pPr>
            </w:pPrChange>
          </w:pPr>
          <w:ins w:id="198"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"_Toc311187409</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7.2 Message Pack Encoder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Toc311187409 \h</w:instrText>
            </w:r>
            <w:r>
              <w:rPr>
                <w:noProof/>
                <w:webHidden/>
                <w:rtl/>
              </w:rPr>
              <w:instrText xml:space="preserve"> </w:instrText>
            </w:r>
            <w:r>
              <w:rPr>
                <w:rStyle w:val="Hyperlink"/>
                <w:noProof/>
                <w:rtl/>
              </w:rPr>
            </w:r>
          </w:ins>
          <w:r>
            <w:rPr>
              <w:rStyle w:val="Hyperlink"/>
              <w:noProof/>
              <w:rtl/>
            </w:rPr>
            <w:fldChar w:fldCharType="separate"/>
          </w:r>
          <w:ins w:id="199" w:author="Beeri" w:date="2011-12-09T09:47:00Z">
            <w:r>
              <w:rPr>
                <w:noProof/>
                <w:webHidden/>
                <w:rtl/>
              </w:rPr>
              <w:t>33</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200" w:author="Beeri" w:date="2011-12-09T09:47:00Z"/>
              <w:noProof/>
              <w:rtl/>
              <w:lang w:bidi="he-IL"/>
            </w:rPr>
            <w:pPrChange w:id="201" w:author="Beeri" w:date="2011-12-09T09:47:00Z">
              <w:pPr>
                <w:pStyle w:val="TOC3"/>
                <w:tabs>
                  <w:tab w:val="right" w:leader="dot" w:pos="8296"/>
                </w:tabs>
                <w:bidi/>
              </w:pPr>
            </w:pPrChange>
          </w:pPr>
          <w:ins w:id="202"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"_Toc311187410</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7.2.1 Input Registers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Toc311187410 \h</w:instrText>
            </w:r>
            <w:r>
              <w:rPr>
                <w:noProof/>
                <w:webHidden/>
                <w:rtl/>
              </w:rPr>
              <w:instrText xml:space="preserve"> </w:instrText>
            </w:r>
            <w:r>
              <w:rPr>
                <w:rStyle w:val="Hyperlink"/>
                <w:noProof/>
                <w:rtl/>
              </w:rPr>
            </w:r>
          </w:ins>
          <w:r>
            <w:rPr>
              <w:rStyle w:val="Hyperlink"/>
              <w:noProof/>
              <w:rtl/>
            </w:rPr>
            <w:fldChar w:fldCharType="separate"/>
          </w:r>
          <w:ins w:id="203" w:author="Beeri" w:date="2011-12-09T09:47:00Z">
            <w:r>
              <w:rPr>
                <w:noProof/>
                <w:webHidden/>
                <w:rtl/>
              </w:rPr>
              <w:t>33</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204" w:author="Beeri" w:date="2011-12-09T09:47:00Z"/>
              <w:noProof/>
              <w:rtl/>
              <w:lang w:bidi="he-IL"/>
            </w:rPr>
            <w:pPrChange w:id="205" w:author="Beeri" w:date="2011-12-09T09:47:00Z">
              <w:pPr>
                <w:pStyle w:val="TOC3"/>
                <w:tabs>
                  <w:tab w:val="right" w:leader="dot" w:pos="8296"/>
                </w:tabs>
                <w:bidi/>
              </w:pPr>
            </w:pPrChange>
          </w:pPr>
          <w:ins w:id="206"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"_Toc311187411</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7.2.2 FIFO Handshake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Toc311187411 \h</w:instrText>
            </w:r>
            <w:r>
              <w:rPr>
                <w:noProof/>
                <w:webHidden/>
                <w:rtl/>
              </w:rPr>
              <w:instrText xml:space="preserve"> </w:instrText>
            </w:r>
            <w:r>
              <w:rPr>
                <w:rStyle w:val="Hyperlink"/>
                <w:noProof/>
                <w:rtl/>
              </w:rPr>
            </w:r>
          </w:ins>
          <w:r>
            <w:rPr>
              <w:rStyle w:val="Hyperlink"/>
              <w:noProof/>
              <w:rtl/>
            </w:rPr>
            <w:fldChar w:fldCharType="separate"/>
          </w:r>
          <w:ins w:id="207" w:author="Beeri" w:date="2011-12-09T09:47:00Z">
            <w:r>
              <w:rPr>
                <w:noProof/>
                <w:webHidden/>
                <w:rtl/>
              </w:rPr>
              <w:t>33</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208" w:author="Beeri" w:date="2011-12-09T09:47:00Z"/>
              <w:noProof/>
              <w:rtl/>
              <w:lang w:bidi="he-IL"/>
            </w:rPr>
            <w:pPrChange w:id="209" w:author="Beeri" w:date="2011-12-09T09:47:00Z">
              <w:pPr>
                <w:pStyle w:val="TOC3"/>
                <w:tabs>
                  <w:tab w:val="right" w:leader="dot" w:pos="8296"/>
                </w:tabs>
                <w:bidi/>
              </w:pPr>
            </w:pPrChange>
          </w:pPr>
          <w:ins w:id="210"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"_Toc311187412</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7.2.3 CRC Handshake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Toc311187412 \h</w:instrText>
            </w:r>
            <w:r>
              <w:rPr>
                <w:noProof/>
                <w:webHidden/>
                <w:rtl/>
              </w:rPr>
              <w:instrText xml:space="preserve"> </w:instrText>
            </w:r>
            <w:r>
              <w:rPr>
                <w:rStyle w:val="Hyperlink"/>
                <w:noProof/>
                <w:rtl/>
              </w:rPr>
            </w:r>
          </w:ins>
          <w:r>
            <w:rPr>
              <w:rStyle w:val="Hyperlink"/>
              <w:noProof/>
              <w:rtl/>
            </w:rPr>
            <w:fldChar w:fldCharType="separate"/>
          </w:r>
          <w:ins w:id="211" w:author="Beeri" w:date="2011-12-09T09:47:00Z">
            <w:r>
              <w:rPr>
                <w:noProof/>
                <w:webHidden/>
                <w:rtl/>
              </w:rPr>
              <w:t>34</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212" w:author="Beeri" w:date="2011-12-09T09:47:00Z"/>
              <w:noProof/>
              <w:rtl/>
              <w:lang w:bidi="he-IL"/>
            </w:rPr>
            <w:pPrChange w:id="213" w:author="Beeri" w:date="2011-12-09T09:47:00Z">
              <w:pPr>
                <w:pStyle w:val="TOC3"/>
                <w:tabs>
                  <w:tab w:val="right" w:leader="dot" w:pos="8296"/>
                </w:tabs>
                <w:bidi/>
              </w:pPr>
            </w:pPrChange>
          </w:pPr>
          <w:ins w:id="214"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"_Toc311187413</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7.2.4 RAM Handshake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Toc311187413 \h</w:instrText>
            </w:r>
            <w:r>
              <w:rPr>
                <w:noProof/>
                <w:webHidden/>
                <w:rtl/>
              </w:rPr>
              <w:instrText xml:space="preserve"> </w:instrText>
            </w:r>
            <w:r>
              <w:rPr>
                <w:rStyle w:val="Hyperlink"/>
                <w:noProof/>
                <w:rtl/>
              </w:rPr>
            </w:r>
          </w:ins>
          <w:r>
            <w:rPr>
              <w:rStyle w:val="Hyperlink"/>
              <w:noProof/>
              <w:rtl/>
            </w:rPr>
            <w:fldChar w:fldCharType="separate"/>
          </w:r>
          <w:ins w:id="215" w:author="Beeri" w:date="2011-12-09T09:47:00Z">
            <w:r>
              <w:rPr>
                <w:noProof/>
                <w:webHidden/>
                <w:rtl/>
              </w:rPr>
              <w:t>34</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216" w:author="Beeri" w:date="2011-12-09T09:47:00Z"/>
              <w:noProof/>
              <w:rtl/>
              <w:lang w:bidi="he-IL"/>
            </w:rPr>
            <w:pPrChange w:id="217" w:author="Beeri" w:date="2011-12-09T09:47:00Z">
              <w:pPr>
                <w:pStyle w:val="TOC3"/>
                <w:tabs>
                  <w:tab w:val="right" w:leader="dot" w:pos="8296"/>
                </w:tabs>
                <w:bidi/>
              </w:pPr>
            </w:pPrChange>
          </w:pPr>
          <w:ins w:id="218"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"_Toc311187414</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7.2.5 Message Pack Encoder Done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Toc311187414 \h</w:instrText>
            </w:r>
            <w:r>
              <w:rPr>
                <w:noProof/>
                <w:webHidden/>
                <w:rtl/>
              </w:rPr>
              <w:instrText xml:space="preserve"> </w:instrText>
            </w:r>
            <w:r>
              <w:rPr>
                <w:rStyle w:val="Hyperlink"/>
                <w:noProof/>
                <w:rtl/>
              </w:rPr>
            </w:r>
          </w:ins>
          <w:r>
            <w:rPr>
              <w:rStyle w:val="Hyperlink"/>
              <w:noProof/>
              <w:rtl/>
            </w:rPr>
            <w:fldChar w:fldCharType="separate"/>
          </w:r>
          <w:ins w:id="219" w:author="Beeri" w:date="2011-12-09T09:47:00Z">
            <w:r>
              <w:rPr>
                <w:noProof/>
                <w:webHidden/>
                <w:rtl/>
              </w:rPr>
              <w:t>34</w:t>
            </w:r>
            <w:r>
              <w:rPr>
                <w:rStyle w:val="Hyperlink"/>
                <w:noProof/>
                <w:rtl/>
              </w:rPr>
              <w:fldChar w:fldCharType="end"/>
            </w:r>
            <w:r w:rsidRPr="002B7A1D">
              <w:rPr>
                <w:rStyle w:val="Hyperlink"/>
                <w:noProof/>
                <w:rtl/>
              </w:rPr>
              <w:fldChar w:fldCharType="end"/>
            </w:r>
          </w:ins>
        </w:p>
        <w:p w:rsidR="008B5E53" w:rsidRDefault="008B5E53" w:rsidP="008B5E53">
          <w:pPr>
            <w:pStyle w:val="TOC2"/>
            <w:tabs>
              <w:tab w:val="right" w:leader="dot" w:pos="8296"/>
            </w:tabs>
            <w:rPr>
              <w:ins w:id="220" w:author="Beeri" w:date="2011-12-09T09:47:00Z"/>
              <w:noProof/>
              <w:rtl/>
              <w:lang w:bidi="he-IL"/>
            </w:rPr>
            <w:pPrChange w:id="221" w:author="Beeri" w:date="2011-12-09T09:47:00Z">
              <w:pPr>
                <w:pStyle w:val="TOC2"/>
                <w:tabs>
                  <w:tab w:val="right" w:leader="dot" w:pos="8296"/>
                </w:tabs>
                <w:bidi/>
              </w:pPr>
            </w:pPrChange>
          </w:pPr>
          <w:ins w:id="222"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"_Toc311187415</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7.3 Message Pack Decoder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Toc311187415 \h</w:instrText>
            </w:r>
            <w:r>
              <w:rPr>
                <w:noProof/>
                <w:webHidden/>
                <w:rtl/>
              </w:rPr>
              <w:instrText xml:space="preserve"> </w:instrText>
            </w:r>
            <w:r>
              <w:rPr>
                <w:rStyle w:val="Hyperlink"/>
                <w:noProof/>
                <w:rtl/>
              </w:rPr>
            </w:r>
          </w:ins>
          <w:r>
            <w:rPr>
              <w:rStyle w:val="Hyperlink"/>
              <w:noProof/>
              <w:rtl/>
            </w:rPr>
            <w:fldChar w:fldCharType="separate"/>
          </w:r>
          <w:ins w:id="223" w:author="Beeri" w:date="2011-12-09T09:47:00Z">
            <w:r>
              <w:rPr>
                <w:noProof/>
                <w:webHidden/>
                <w:rtl/>
              </w:rPr>
              <w:t>34</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224" w:author="Beeri" w:date="2011-12-09T09:47:00Z"/>
              <w:noProof/>
              <w:rtl/>
              <w:lang w:bidi="he-IL"/>
            </w:rPr>
            <w:pPrChange w:id="225" w:author="Beeri" w:date="2011-12-09T09:47:00Z">
              <w:pPr>
                <w:pStyle w:val="TOC3"/>
                <w:tabs>
                  <w:tab w:val="right" w:leader="dot" w:pos="8296"/>
                </w:tabs>
                <w:bidi/>
              </w:pPr>
            </w:pPrChange>
          </w:pPr>
          <w:ins w:id="226"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"_Toc311187416</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7.3.1 Data from Wishbone Slave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Toc311187416 \h</w:instrText>
            </w:r>
            <w:r>
              <w:rPr>
                <w:noProof/>
                <w:webHidden/>
                <w:rtl/>
              </w:rPr>
              <w:instrText xml:space="preserve"> </w:instrText>
            </w:r>
            <w:r>
              <w:rPr>
                <w:rStyle w:val="Hyperlink"/>
                <w:noProof/>
                <w:rtl/>
              </w:rPr>
            </w:r>
          </w:ins>
          <w:r>
            <w:rPr>
              <w:rStyle w:val="Hyperlink"/>
              <w:noProof/>
              <w:rtl/>
            </w:rPr>
            <w:fldChar w:fldCharType="separate"/>
          </w:r>
          <w:ins w:id="227" w:author="Beeri" w:date="2011-12-09T09:47:00Z">
            <w:r>
              <w:rPr>
                <w:noProof/>
                <w:webHidden/>
                <w:rtl/>
              </w:rPr>
              <w:t>34</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228" w:author="Beeri" w:date="2011-12-09T09:47:00Z"/>
              <w:noProof/>
              <w:rtl/>
              <w:lang w:bidi="he-IL"/>
            </w:rPr>
            <w:pPrChange w:id="229" w:author="Beeri" w:date="2011-12-09T09:47:00Z">
              <w:pPr>
                <w:pStyle w:val="TOC3"/>
                <w:tabs>
                  <w:tab w:val="right" w:leader="dot" w:pos="8296"/>
                </w:tabs>
                <w:bidi/>
              </w:pPr>
            </w:pPrChange>
          </w:pPr>
          <w:ins w:id="230"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"_Toc311187417</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7.3.2 RAM Handshake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Toc311187417 \h</w:instrText>
            </w:r>
            <w:r>
              <w:rPr>
                <w:noProof/>
                <w:webHidden/>
                <w:rtl/>
              </w:rPr>
              <w:instrText xml:space="preserve"> </w:instrText>
            </w:r>
            <w:r>
              <w:rPr>
                <w:rStyle w:val="Hyperlink"/>
                <w:noProof/>
                <w:rtl/>
              </w:rPr>
            </w:r>
          </w:ins>
          <w:r>
            <w:rPr>
              <w:rStyle w:val="Hyperlink"/>
              <w:noProof/>
              <w:rtl/>
            </w:rPr>
            <w:fldChar w:fldCharType="separate"/>
          </w:r>
          <w:ins w:id="231" w:author="Beeri" w:date="2011-12-09T09:47:00Z">
            <w:r>
              <w:rPr>
                <w:noProof/>
                <w:webHidden/>
                <w:rtl/>
              </w:rPr>
              <w:t>35</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232" w:author="Beeri" w:date="2011-12-09T09:47:00Z"/>
              <w:noProof/>
              <w:rtl/>
              <w:lang w:bidi="he-IL"/>
            </w:rPr>
            <w:pPrChange w:id="233" w:author="Beeri" w:date="2011-12-09T09:47:00Z">
              <w:pPr>
                <w:pStyle w:val="TOC3"/>
                <w:tabs>
                  <w:tab w:val="right" w:leader="dot" w:pos="8296"/>
                </w:tabs>
                <w:bidi/>
              </w:pPr>
            </w:pPrChange>
          </w:pPr>
          <w:ins w:id="234"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"_Toc311187418</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7.3.3 CRC Handshake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Toc311187418 \h</w:instrText>
            </w:r>
            <w:r>
              <w:rPr>
                <w:noProof/>
                <w:webHidden/>
                <w:rtl/>
              </w:rPr>
              <w:instrText xml:space="preserve"> </w:instrText>
            </w:r>
            <w:r>
              <w:rPr>
                <w:rStyle w:val="Hyperlink"/>
                <w:noProof/>
                <w:rtl/>
              </w:rPr>
            </w:r>
          </w:ins>
          <w:r>
            <w:rPr>
              <w:rStyle w:val="Hyperlink"/>
              <w:noProof/>
              <w:rtl/>
            </w:rPr>
            <w:fldChar w:fldCharType="separate"/>
          </w:r>
          <w:ins w:id="235" w:author="Beeri" w:date="2011-12-09T09:47:00Z">
            <w:r>
              <w:rPr>
                <w:noProof/>
                <w:webHidden/>
                <w:rtl/>
              </w:rPr>
              <w:t>35</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236" w:author="Beeri" w:date="2011-12-09T09:47:00Z"/>
              <w:noProof/>
              <w:rtl/>
              <w:lang w:bidi="he-IL"/>
            </w:rPr>
            <w:pPrChange w:id="237" w:author="Beeri" w:date="2011-12-09T09:47:00Z">
              <w:pPr>
                <w:pStyle w:val="TOC3"/>
                <w:tabs>
                  <w:tab w:val="right" w:leader="dot" w:pos="8296"/>
                </w:tabs>
                <w:bidi/>
              </w:pPr>
            </w:pPrChange>
          </w:pPr>
          <w:ins w:id="238"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"_Toc311187419</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7.3.4 Output Registers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Toc311187419 \h</w:instrText>
            </w:r>
            <w:r>
              <w:rPr>
                <w:noProof/>
                <w:webHidden/>
                <w:rtl/>
              </w:rPr>
              <w:instrText xml:space="preserve"> </w:instrText>
            </w:r>
            <w:r>
              <w:rPr>
                <w:rStyle w:val="Hyperlink"/>
                <w:noProof/>
                <w:rtl/>
              </w:rPr>
            </w:r>
          </w:ins>
          <w:r>
            <w:rPr>
              <w:rStyle w:val="Hyperlink"/>
              <w:noProof/>
              <w:rtl/>
            </w:rPr>
            <w:fldChar w:fldCharType="separate"/>
          </w:r>
          <w:ins w:id="239" w:author="Beeri" w:date="2011-12-09T09:47:00Z">
            <w:r>
              <w:rPr>
                <w:noProof/>
                <w:webHidden/>
                <w:rtl/>
              </w:rPr>
              <w:t>35</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240" w:author="Beeri" w:date="2011-12-09T09:47:00Z"/>
              <w:noProof/>
              <w:rtl/>
              <w:lang w:bidi="he-IL"/>
            </w:rPr>
            <w:pPrChange w:id="241" w:author="Beeri" w:date="2011-12-09T09:47:00Z">
              <w:pPr>
                <w:pStyle w:val="TOC3"/>
                <w:tabs>
                  <w:tab w:val="right" w:leader="dot" w:pos="8296"/>
                </w:tabs>
                <w:bidi/>
              </w:pPr>
            </w:pPrChange>
          </w:pPr>
          <w:ins w:id="242"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"_Toc311187420</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7.3.5 Error Flags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Toc311187420 \h</w:instrText>
            </w:r>
            <w:r>
              <w:rPr>
                <w:noProof/>
                <w:webHidden/>
                <w:rtl/>
              </w:rPr>
              <w:instrText xml:space="preserve"> </w:instrText>
            </w:r>
            <w:r>
              <w:rPr>
                <w:rStyle w:val="Hyperlink"/>
                <w:noProof/>
                <w:rtl/>
              </w:rPr>
            </w:r>
          </w:ins>
          <w:r>
            <w:rPr>
              <w:rStyle w:val="Hyperlink"/>
              <w:noProof/>
              <w:rtl/>
            </w:rPr>
            <w:fldChar w:fldCharType="separate"/>
          </w:r>
          <w:ins w:id="243" w:author="Beeri" w:date="2011-12-09T09:47:00Z">
            <w:r>
              <w:rPr>
                <w:noProof/>
                <w:webHidden/>
                <w:rtl/>
              </w:rPr>
              <w:t>35</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244" w:author="Beeri" w:date="2011-12-09T09:47:00Z"/>
              <w:noProof/>
              <w:rtl/>
              <w:lang w:bidi="he-IL"/>
            </w:rPr>
            <w:pPrChange w:id="245" w:author="Beeri" w:date="2011-12-09T09:47:00Z">
              <w:pPr>
                <w:pStyle w:val="TOC3"/>
                <w:tabs>
                  <w:tab w:val="right" w:leader="dot" w:pos="8296"/>
                </w:tabs>
                <w:bidi/>
              </w:pPr>
            </w:pPrChange>
          </w:pPr>
          <w:ins w:id="246"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"_Toc311187421</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7.4.6 Message Pack Decoder Done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Toc311187421 \h</w:instrText>
            </w:r>
            <w:r>
              <w:rPr>
                <w:noProof/>
                <w:webHidden/>
                <w:rtl/>
              </w:rPr>
              <w:instrText xml:space="preserve"> </w:instrText>
            </w:r>
            <w:r>
              <w:rPr>
                <w:rStyle w:val="Hyperlink"/>
                <w:noProof/>
                <w:rtl/>
              </w:rPr>
            </w:r>
          </w:ins>
          <w:r>
            <w:rPr>
              <w:rStyle w:val="Hyperlink"/>
              <w:noProof/>
              <w:rtl/>
            </w:rPr>
            <w:fldChar w:fldCharType="separate"/>
          </w:r>
          <w:ins w:id="247" w:author="Beeri" w:date="2011-12-09T09:47:00Z">
            <w:r>
              <w:rPr>
                <w:noProof/>
                <w:webHidden/>
                <w:rtl/>
              </w:rPr>
              <w:t>35</w:t>
            </w:r>
            <w:r>
              <w:rPr>
                <w:rStyle w:val="Hyperlink"/>
                <w:noProof/>
                <w:rtl/>
              </w:rPr>
              <w:fldChar w:fldCharType="end"/>
            </w:r>
            <w:r w:rsidRPr="002B7A1D">
              <w:rPr>
                <w:rStyle w:val="Hyperlink"/>
                <w:noProof/>
                <w:rtl/>
              </w:rPr>
              <w:fldChar w:fldCharType="end"/>
            </w:r>
          </w:ins>
        </w:p>
        <w:p w:rsidR="008B5E53" w:rsidRDefault="008B5E53" w:rsidP="008B5E53">
          <w:pPr>
            <w:pStyle w:val="TOC2"/>
            <w:tabs>
              <w:tab w:val="right" w:leader="dot" w:pos="8296"/>
            </w:tabs>
            <w:rPr>
              <w:ins w:id="248" w:author="Beeri" w:date="2011-12-09T09:47:00Z"/>
              <w:noProof/>
              <w:rtl/>
              <w:lang w:bidi="he-IL"/>
            </w:rPr>
            <w:pPrChange w:id="249" w:author="Beeri" w:date="2011-12-09T09:47:00Z">
              <w:pPr>
                <w:pStyle w:val="TOC2"/>
                <w:tabs>
                  <w:tab w:val="right" w:leader="dot" w:pos="8296"/>
                </w:tabs>
                <w:bidi/>
              </w:pPr>
            </w:pPrChange>
          </w:pPr>
          <w:ins w:id="250"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"_Toc311187422</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7.4 Checksum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Toc311187422 \h</w:instrText>
            </w:r>
            <w:r>
              <w:rPr>
                <w:noProof/>
                <w:webHidden/>
                <w:rtl/>
              </w:rPr>
              <w:instrText xml:space="preserve"> </w:instrText>
            </w:r>
            <w:r>
              <w:rPr>
                <w:rStyle w:val="Hyperlink"/>
                <w:noProof/>
                <w:rtl/>
              </w:rPr>
            </w:r>
          </w:ins>
          <w:r>
            <w:rPr>
              <w:rStyle w:val="Hyperlink"/>
              <w:noProof/>
              <w:rtl/>
            </w:rPr>
            <w:fldChar w:fldCharType="separate"/>
          </w:r>
          <w:ins w:id="251" w:author="Beeri" w:date="2011-12-09T09:47:00Z">
            <w:r>
              <w:rPr>
                <w:noProof/>
                <w:webHidden/>
                <w:rtl/>
              </w:rPr>
              <w:t>35</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252" w:author="Beeri" w:date="2011-12-09T09:47:00Z"/>
              <w:noProof/>
              <w:rtl/>
              <w:lang w:bidi="he-IL"/>
            </w:rPr>
            <w:pPrChange w:id="253" w:author="Beeri" w:date="2011-12-09T09:47:00Z">
              <w:pPr>
                <w:pStyle w:val="TOC3"/>
                <w:tabs>
                  <w:tab w:val="right" w:leader="dot" w:pos="8296"/>
                </w:tabs>
                <w:bidi/>
              </w:pPr>
            </w:pPrChange>
          </w:pPr>
          <w:ins w:id="254"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"_Toc311187423</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7.3.1 Checksum Handshake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Toc311187423 \h</w:instrText>
            </w:r>
            <w:r>
              <w:rPr>
                <w:noProof/>
                <w:webHidden/>
                <w:rtl/>
              </w:rPr>
              <w:instrText xml:space="preserve"> </w:instrText>
            </w:r>
            <w:r>
              <w:rPr>
                <w:rStyle w:val="Hyperlink"/>
                <w:noProof/>
                <w:rtl/>
              </w:rPr>
            </w:r>
          </w:ins>
          <w:r>
            <w:rPr>
              <w:rStyle w:val="Hyperlink"/>
              <w:noProof/>
              <w:rtl/>
            </w:rPr>
            <w:fldChar w:fldCharType="separate"/>
          </w:r>
          <w:ins w:id="255" w:author="Beeri" w:date="2011-12-09T09:47:00Z">
            <w:r>
              <w:rPr>
                <w:noProof/>
                <w:webHidden/>
                <w:rtl/>
              </w:rPr>
              <w:t>35</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256" w:author="Beeri" w:date="2011-12-09T09:47:00Z"/>
              <w:noProof/>
              <w:rtl/>
              <w:lang w:bidi="he-IL"/>
            </w:rPr>
            <w:pPrChange w:id="257" w:author="Beeri" w:date="2011-12-09T09:47:00Z">
              <w:pPr>
                <w:pStyle w:val="TOC3"/>
                <w:tabs>
                  <w:tab w:val="right" w:leader="dot" w:pos="8296"/>
                </w:tabs>
                <w:bidi/>
              </w:pPr>
            </w:pPrChange>
          </w:pPr>
          <w:ins w:id="258"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"_Toc311187424</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7.3.2 Signed / Unsigned Checksum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Toc311187424 \h</w:instrText>
            </w:r>
            <w:r>
              <w:rPr>
                <w:noProof/>
                <w:webHidden/>
                <w:rtl/>
              </w:rPr>
              <w:instrText xml:space="preserve"> </w:instrText>
            </w:r>
            <w:r>
              <w:rPr>
                <w:rStyle w:val="Hyperlink"/>
                <w:noProof/>
                <w:rtl/>
              </w:rPr>
            </w:r>
          </w:ins>
          <w:r>
            <w:rPr>
              <w:rStyle w:val="Hyperlink"/>
              <w:noProof/>
              <w:rtl/>
            </w:rPr>
            <w:fldChar w:fldCharType="separate"/>
          </w:r>
          <w:ins w:id="259" w:author="Beeri" w:date="2011-12-09T09:47:00Z">
            <w:r>
              <w:rPr>
                <w:noProof/>
                <w:webHidden/>
                <w:rtl/>
              </w:rPr>
              <w:t>36</w:t>
            </w:r>
            <w:r>
              <w:rPr>
                <w:rStyle w:val="Hyperlink"/>
                <w:noProof/>
                <w:rtl/>
              </w:rPr>
              <w:fldChar w:fldCharType="end"/>
            </w:r>
            <w:r w:rsidRPr="002B7A1D">
              <w:rPr>
                <w:rStyle w:val="Hyperlink"/>
                <w:noProof/>
                <w:rtl/>
              </w:rPr>
              <w:fldChar w:fldCharType="end"/>
            </w:r>
          </w:ins>
        </w:p>
        <w:p w:rsidR="008B5E53" w:rsidRDefault="008B5E53" w:rsidP="008B5E53">
          <w:pPr>
            <w:pStyle w:val="TOC3"/>
            <w:tabs>
              <w:tab w:val="right" w:leader="dot" w:pos="8296"/>
            </w:tabs>
            <w:rPr>
              <w:ins w:id="260" w:author="Beeri" w:date="2011-12-09T09:47:00Z"/>
              <w:noProof/>
              <w:rtl/>
              <w:lang w:bidi="he-IL"/>
            </w:rPr>
            <w:pPrChange w:id="261" w:author="Beeri" w:date="2011-12-09T09:47:00Z">
              <w:pPr>
                <w:pStyle w:val="TOC3"/>
                <w:tabs>
                  <w:tab w:val="right" w:leader="dot" w:pos="8296"/>
                </w:tabs>
                <w:bidi/>
              </w:pPr>
            </w:pPrChange>
          </w:pPr>
          <w:ins w:id="262"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"_Toc311187425</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7.3.3 Output Checksum Width</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Toc311187425 \h</w:instrText>
            </w:r>
            <w:r>
              <w:rPr>
                <w:noProof/>
                <w:webHidden/>
                <w:rtl/>
              </w:rPr>
              <w:instrText xml:space="preserve"> </w:instrText>
            </w:r>
            <w:r>
              <w:rPr>
                <w:rStyle w:val="Hyperlink"/>
                <w:noProof/>
                <w:rtl/>
              </w:rPr>
            </w:r>
          </w:ins>
          <w:r>
            <w:rPr>
              <w:rStyle w:val="Hyperlink"/>
              <w:noProof/>
              <w:rtl/>
            </w:rPr>
            <w:fldChar w:fldCharType="separate"/>
          </w:r>
          <w:ins w:id="263" w:author="Beeri" w:date="2011-12-09T09:47:00Z">
            <w:r>
              <w:rPr>
                <w:noProof/>
                <w:webHidden/>
                <w:rtl/>
              </w:rPr>
              <w:t>36</w:t>
            </w:r>
            <w:r>
              <w:rPr>
                <w:rStyle w:val="Hyperlink"/>
                <w:noProof/>
                <w:rtl/>
              </w:rPr>
              <w:fldChar w:fldCharType="end"/>
            </w:r>
            <w:r w:rsidRPr="002B7A1D">
              <w:rPr>
                <w:rStyle w:val="Hyperlink"/>
                <w:noProof/>
                <w:rtl/>
              </w:rPr>
              <w:fldChar w:fldCharType="end"/>
            </w:r>
          </w:ins>
        </w:p>
        <w:p w:rsidR="008B5E53" w:rsidRDefault="008B5E53" w:rsidP="008B5E53">
          <w:pPr>
            <w:pStyle w:val="TOC2"/>
            <w:tabs>
              <w:tab w:val="right" w:leader="dot" w:pos="8296"/>
            </w:tabs>
            <w:rPr>
              <w:ins w:id="264" w:author="Beeri" w:date="2011-12-09T09:47:00Z"/>
              <w:noProof/>
              <w:rtl/>
              <w:lang w:bidi="he-IL"/>
            </w:rPr>
            <w:pPrChange w:id="265" w:author="Beeri" w:date="2011-12-09T09:47:00Z">
              <w:pPr>
                <w:pStyle w:val="TOC2"/>
                <w:tabs>
                  <w:tab w:val="right" w:leader="dot" w:pos="8296"/>
                </w:tabs>
                <w:bidi/>
              </w:pPr>
            </w:pPrChange>
          </w:pPr>
          <w:ins w:id="266" w:author="Beeri" w:date="2011-12-09T09:47:00Z">
            <w:r w:rsidRPr="002B7A1D">
              <w:rPr>
                <w:rStyle w:val="Hyperlink"/>
                <w:noProof/>
                <w:rtl/>
              </w:rPr>
              <w:fldChar w:fldCharType="begin"/>
            </w:r>
            <w:r w:rsidRPr="002B7A1D">
              <w:rPr>
                <w:rStyle w:val="Hyperlink"/>
                <w:noProof/>
                <w:rtl/>
              </w:rPr>
              <w:instrText xml:space="preserve"> </w:instrText>
            </w:r>
            <w:r>
              <w:rPr>
                <w:noProof/>
              </w:rPr>
              <w:instrText>HYPERLINK \l "_Toc311187426</w:instrText>
            </w:r>
            <w:r>
              <w:rPr>
                <w:noProof/>
                <w:rtl/>
              </w:rPr>
              <w:instrText>"</w:instrText>
            </w:r>
            <w:r w:rsidRPr="002B7A1D">
              <w:rPr>
                <w:rStyle w:val="Hyperlink"/>
                <w:noProof/>
                <w:rtl/>
              </w:rPr>
              <w:instrText xml:space="preserve"> </w:instrText>
            </w:r>
            <w:r w:rsidRPr="002B7A1D">
              <w:rPr>
                <w:rStyle w:val="Hyperlink"/>
                <w:noProof/>
                <w:rtl/>
              </w:rPr>
            </w:r>
            <w:r w:rsidRPr="002B7A1D">
              <w:rPr>
                <w:rStyle w:val="Hyperlink"/>
                <w:noProof/>
                <w:rtl/>
              </w:rPr>
              <w:fldChar w:fldCharType="separate"/>
            </w:r>
            <w:r w:rsidRPr="002B7A1D">
              <w:rPr>
                <w:rStyle w:val="Hyperlink"/>
                <w:noProof/>
              </w:rPr>
              <w:t>7. 5 RAM Controller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Toc311187426 \h</w:instrText>
            </w:r>
            <w:r>
              <w:rPr>
                <w:noProof/>
                <w:webHidden/>
                <w:rtl/>
              </w:rPr>
              <w:instrText xml:space="preserve"> </w:instrText>
            </w:r>
            <w:r>
              <w:rPr>
                <w:rStyle w:val="Hyperlink"/>
                <w:noProof/>
                <w:rtl/>
              </w:rPr>
            </w:r>
          </w:ins>
          <w:r>
            <w:rPr>
              <w:rStyle w:val="Hyperlink"/>
              <w:noProof/>
              <w:rtl/>
            </w:rPr>
            <w:fldChar w:fldCharType="separate"/>
          </w:r>
          <w:ins w:id="267" w:author="Beeri" w:date="2011-12-09T09:47:00Z">
            <w:r>
              <w:rPr>
                <w:noProof/>
                <w:webHidden/>
                <w:rtl/>
              </w:rPr>
              <w:t>36</w:t>
            </w:r>
            <w:r>
              <w:rPr>
                <w:rStyle w:val="Hyperlink"/>
                <w:noProof/>
                <w:rtl/>
              </w:rPr>
              <w:fldChar w:fldCharType="end"/>
            </w:r>
            <w:r w:rsidRPr="002B7A1D">
              <w:rPr>
                <w:rStyle w:val="Hyperlink"/>
                <w:noProof/>
                <w:rtl/>
              </w:rPr>
              <w:fldChar w:fldCharType="end"/>
            </w:r>
          </w:ins>
        </w:p>
        <w:p w:rsidR="00D278D3" w:rsidDel="008B5E53" w:rsidRDefault="00D278D3" w:rsidP="008B5E53">
          <w:pPr>
            <w:pStyle w:val="TOC1"/>
            <w:rPr>
              <w:del w:id="268" w:author="Beeri" w:date="2011-12-09T09:47:00Z"/>
              <w:noProof/>
              <w:rtl/>
              <w:lang w:bidi="he-IL"/>
            </w:rPr>
            <w:pPrChange w:id="269" w:author="Beeri" w:date="2011-12-09T09:47:00Z">
              <w:pPr>
                <w:pStyle w:val="TOC1"/>
              </w:pPr>
            </w:pPrChange>
          </w:pPr>
          <w:del w:id="270" w:author="Beeri" w:date="2011-12-09T09:47:00Z">
            <w:r w:rsidRPr="008B5E53" w:rsidDel="008B5E53">
              <w:rPr>
                <w:noProof/>
                <w:rPrChange w:id="271" w:author="Beeri" w:date="2011-12-09T09:47:00Z">
                  <w:rPr>
                    <w:rStyle w:val="Hyperlink"/>
                    <w:noProof/>
                  </w:rPr>
                </w:rPrChange>
              </w:rPr>
              <w:lastRenderedPageBreak/>
              <w:delText>List of Tables</w:delText>
            </w:r>
            <w:r w:rsidDel="008B5E53">
              <w:rPr>
                <w:noProof/>
                <w:webHidden/>
                <w:rtl/>
              </w:rPr>
              <w:tab/>
              <w:delText>4</w:delText>
            </w:r>
          </w:del>
        </w:p>
        <w:p w:rsidR="00D278D3" w:rsidDel="008B5E53" w:rsidRDefault="00D278D3" w:rsidP="008B5E53">
          <w:pPr>
            <w:pStyle w:val="TOC1"/>
            <w:rPr>
              <w:del w:id="272" w:author="Beeri" w:date="2011-12-09T09:47:00Z"/>
              <w:noProof/>
              <w:rtl/>
              <w:lang w:bidi="he-IL"/>
            </w:rPr>
            <w:pPrChange w:id="273" w:author="Beeri" w:date="2011-12-09T09:47:00Z">
              <w:pPr>
                <w:pStyle w:val="TOC1"/>
              </w:pPr>
            </w:pPrChange>
          </w:pPr>
          <w:del w:id="274" w:author="Beeri" w:date="2011-12-09T09:47:00Z">
            <w:r w:rsidRPr="008B5E53" w:rsidDel="008B5E53">
              <w:rPr>
                <w:noProof/>
                <w:rPrChange w:id="275" w:author="Beeri" w:date="2011-12-09T09:47:00Z">
                  <w:rPr>
                    <w:rStyle w:val="Hyperlink"/>
                    <w:noProof/>
                  </w:rPr>
                </w:rPrChange>
              </w:rPr>
              <w:delText>List of Figures</w:delText>
            </w:r>
            <w:r w:rsidDel="008B5E53">
              <w:rPr>
                <w:noProof/>
                <w:webHidden/>
                <w:rtl/>
              </w:rPr>
              <w:tab/>
              <w:delText>5</w:delText>
            </w:r>
          </w:del>
        </w:p>
        <w:p w:rsidR="00D278D3" w:rsidDel="008B5E53" w:rsidRDefault="00D278D3" w:rsidP="008B5E53">
          <w:pPr>
            <w:pStyle w:val="TOC1"/>
            <w:rPr>
              <w:del w:id="276" w:author="Beeri" w:date="2011-12-09T09:47:00Z"/>
              <w:noProof/>
              <w:rtl/>
              <w:lang w:bidi="he-IL"/>
            </w:rPr>
            <w:pPrChange w:id="277" w:author="Beeri" w:date="2011-12-09T09:47:00Z">
              <w:pPr>
                <w:pStyle w:val="TOC1"/>
              </w:pPr>
            </w:pPrChange>
          </w:pPr>
          <w:del w:id="278" w:author="Beeri" w:date="2011-12-09T09:47:00Z">
            <w:r w:rsidRPr="008B5E53" w:rsidDel="008B5E53">
              <w:rPr>
                <w:noProof/>
                <w:rPrChange w:id="279" w:author="Beeri" w:date="2011-12-09T09:47:00Z">
                  <w:rPr>
                    <w:rStyle w:val="Hyperlink"/>
                    <w:noProof/>
                  </w:rPr>
                </w:rPrChange>
              </w:rPr>
              <w:delText>Abstract</w:delText>
            </w:r>
            <w:r w:rsidDel="008B5E53">
              <w:rPr>
                <w:noProof/>
                <w:webHidden/>
                <w:rtl/>
              </w:rPr>
              <w:tab/>
              <w:delText>6</w:delText>
            </w:r>
          </w:del>
        </w:p>
        <w:p w:rsidR="00D278D3" w:rsidDel="008B5E53" w:rsidRDefault="00D278D3" w:rsidP="008B5E53">
          <w:pPr>
            <w:pStyle w:val="TOC1"/>
            <w:rPr>
              <w:del w:id="280" w:author="Beeri" w:date="2011-12-09T09:47:00Z"/>
              <w:noProof/>
              <w:rtl/>
              <w:lang w:bidi="he-IL"/>
            </w:rPr>
            <w:pPrChange w:id="281" w:author="Beeri" w:date="2011-12-09T09:47:00Z">
              <w:pPr>
                <w:pStyle w:val="TOC1"/>
              </w:pPr>
            </w:pPrChange>
          </w:pPr>
          <w:del w:id="282" w:author="Beeri" w:date="2011-12-09T09:47:00Z">
            <w:r w:rsidRPr="008B5E53" w:rsidDel="008B5E53">
              <w:rPr>
                <w:noProof/>
                <w:rPrChange w:id="283" w:author="Beeri" w:date="2011-12-09T09:47:00Z">
                  <w:rPr>
                    <w:rStyle w:val="Hyperlink"/>
                    <w:noProof/>
                  </w:rPr>
                </w:rPrChange>
              </w:rPr>
              <w:delText>List of Abbreviations</w:delText>
            </w:r>
            <w:r w:rsidDel="008B5E53">
              <w:rPr>
                <w:noProof/>
                <w:webHidden/>
                <w:rtl/>
              </w:rPr>
              <w:tab/>
              <w:delText>7</w:delText>
            </w:r>
          </w:del>
        </w:p>
        <w:p w:rsidR="00D278D3" w:rsidDel="008B5E53" w:rsidRDefault="00D278D3" w:rsidP="008B5E53">
          <w:pPr>
            <w:pStyle w:val="TOC1"/>
            <w:rPr>
              <w:del w:id="284" w:author="Beeri" w:date="2011-12-09T09:47:00Z"/>
              <w:noProof/>
              <w:rtl/>
              <w:lang w:bidi="he-IL"/>
            </w:rPr>
            <w:pPrChange w:id="285" w:author="Beeri" w:date="2011-12-09T09:47:00Z">
              <w:pPr>
                <w:pStyle w:val="TOC1"/>
              </w:pPr>
            </w:pPrChange>
          </w:pPr>
          <w:del w:id="286" w:author="Beeri" w:date="2011-12-09T09:47:00Z">
            <w:r w:rsidRPr="008B5E53" w:rsidDel="008B5E53">
              <w:rPr>
                <w:noProof/>
                <w:rPrChange w:id="287" w:author="Beeri" w:date="2011-12-09T09:47:00Z">
                  <w:rPr>
                    <w:rStyle w:val="Hyperlink"/>
                    <w:noProof/>
                  </w:rPr>
                </w:rPrChange>
              </w:rPr>
              <w:delText>1. Introduction</w:delText>
            </w:r>
            <w:r w:rsidDel="008B5E53">
              <w:rPr>
                <w:noProof/>
                <w:webHidden/>
                <w:rtl/>
              </w:rPr>
              <w:tab/>
              <w:delText>8</w:delText>
            </w:r>
          </w:del>
        </w:p>
        <w:p w:rsidR="00D278D3" w:rsidDel="008B5E53" w:rsidRDefault="00D278D3" w:rsidP="008B5E53">
          <w:pPr>
            <w:pStyle w:val="TOC2"/>
            <w:tabs>
              <w:tab w:val="right" w:leader="dot" w:pos="8296"/>
            </w:tabs>
            <w:rPr>
              <w:del w:id="288" w:author="Beeri" w:date="2011-12-09T09:47:00Z"/>
              <w:noProof/>
              <w:rtl/>
              <w:lang w:bidi="he-IL"/>
            </w:rPr>
            <w:pPrChange w:id="289" w:author="Beeri" w:date="2011-12-09T09:47:00Z">
              <w:pPr>
                <w:pStyle w:val="TOC2"/>
                <w:tabs>
                  <w:tab w:val="right" w:leader="dot" w:pos="8296"/>
                </w:tabs>
              </w:pPr>
            </w:pPrChange>
          </w:pPr>
          <w:del w:id="290" w:author="Beeri" w:date="2011-12-09T09:47:00Z">
            <w:r w:rsidRPr="008B5E53" w:rsidDel="008B5E53">
              <w:rPr>
                <w:noProof/>
                <w:rPrChange w:id="291" w:author="Beeri" w:date="2011-12-09T09:47:00Z">
                  <w:rPr>
                    <w:rStyle w:val="Hyperlink"/>
                    <w:noProof/>
                  </w:rPr>
                </w:rPrChange>
              </w:rPr>
              <w:delText>1.1 Project Description</w:delText>
            </w:r>
            <w:r w:rsidDel="008B5E53">
              <w:rPr>
                <w:noProof/>
                <w:webHidden/>
                <w:rtl/>
              </w:rPr>
              <w:tab/>
              <w:delText>8</w:delText>
            </w:r>
          </w:del>
        </w:p>
        <w:p w:rsidR="00D278D3" w:rsidDel="008B5E53" w:rsidRDefault="00D278D3" w:rsidP="008B5E53">
          <w:pPr>
            <w:pStyle w:val="TOC2"/>
            <w:tabs>
              <w:tab w:val="right" w:leader="dot" w:pos="8296"/>
            </w:tabs>
            <w:rPr>
              <w:del w:id="292" w:author="Beeri" w:date="2011-12-09T09:47:00Z"/>
              <w:noProof/>
              <w:rtl/>
              <w:lang w:bidi="he-IL"/>
            </w:rPr>
            <w:pPrChange w:id="293" w:author="Beeri" w:date="2011-12-09T09:47:00Z">
              <w:pPr>
                <w:pStyle w:val="TOC2"/>
                <w:tabs>
                  <w:tab w:val="right" w:leader="dot" w:pos="8296"/>
                </w:tabs>
              </w:pPr>
            </w:pPrChange>
          </w:pPr>
          <w:del w:id="294" w:author="Beeri" w:date="2011-12-09T09:47:00Z">
            <w:r w:rsidRPr="008B5E53" w:rsidDel="008B5E53">
              <w:rPr>
                <w:noProof/>
                <w:rPrChange w:id="295" w:author="Beeri" w:date="2011-12-09T09:47:00Z">
                  <w:rPr>
                    <w:rStyle w:val="Hyperlink"/>
                    <w:noProof/>
                  </w:rPr>
                </w:rPrChange>
              </w:rPr>
              <w:delText>1.2 SPI Protocol</w:delText>
            </w:r>
            <w:r w:rsidDel="008B5E53">
              <w:rPr>
                <w:noProof/>
                <w:webHidden/>
                <w:rtl/>
              </w:rPr>
              <w:tab/>
              <w:delText>8</w:delText>
            </w:r>
          </w:del>
        </w:p>
        <w:p w:rsidR="00D278D3" w:rsidDel="008B5E53" w:rsidRDefault="00D278D3" w:rsidP="008B5E53">
          <w:pPr>
            <w:pStyle w:val="TOC3"/>
            <w:tabs>
              <w:tab w:val="right" w:leader="dot" w:pos="8296"/>
            </w:tabs>
            <w:rPr>
              <w:del w:id="296" w:author="Beeri" w:date="2011-12-09T09:47:00Z"/>
              <w:noProof/>
              <w:rtl/>
              <w:lang w:bidi="he-IL"/>
            </w:rPr>
            <w:pPrChange w:id="297" w:author="Beeri" w:date="2011-12-09T09:47:00Z">
              <w:pPr>
                <w:pStyle w:val="TOC3"/>
                <w:tabs>
                  <w:tab w:val="right" w:leader="dot" w:pos="8296"/>
                </w:tabs>
              </w:pPr>
            </w:pPrChange>
          </w:pPr>
          <w:del w:id="298" w:author="Beeri" w:date="2011-12-09T09:47:00Z">
            <w:r w:rsidRPr="008B5E53" w:rsidDel="008B5E53">
              <w:rPr>
                <w:noProof/>
                <w:rPrChange w:id="299" w:author="Beeri" w:date="2011-12-09T09:47:00Z">
                  <w:rPr>
                    <w:rStyle w:val="Hyperlink"/>
                    <w:noProof/>
                  </w:rPr>
                </w:rPrChange>
              </w:rPr>
              <w:delText>1.2.1 Interface</w:delText>
            </w:r>
            <w:r w:rsidDel="008B5E53">
              <w:rPr>
                <w:noProof/>
                <w:webHidden/>
                <w:rtl/>
              </w:rPr>
              <w:tab/>
              <w:delText>8</w:delText>
            </w:r>
          </w:del>
        </w:p>
        <w:p w:rsidR="00D278D3" w:rsidDel="008B5E53" w:rsidRDefault="00D278D3" w:rsidP="008B5E53">
          <w:pPr>
            <w:pStyle w:val="TOC3"/>
            <w:tabs>
              <w:tab w:val="right" w:leader="dot" w:pos="8296"/>
            </w:tabs>
            <w:rPr>
              <w:del w:id="300" w:author="Beeri" w:date="2011-12-09T09:47:00Z"/>
              <w:noProof/>
              <w:rtl/>
              <w:lang w:bidi="he-IL"/>
            </w:rPr>
            <w:pPrChange w:id="301" w:author="Beeri" w:date="2011-12-09T09:47:00Z">
              <w:pPr>
                <w:pStyle w:val="TOC3"/>
                <w:tabs>
                  <w:tab w:val="right" w:leader="dot" w:pos="8296"/>
                </w:tabs>
              </w:pPr>
            </w:pPrChange>
          </w:pPr>
          <w:del w:id="302" w:author="Beeri" w:date="2011-12-09T09:47:00Z">
            <w:r w:rsidRPr="008B5E53" w:rsidDel="008B5E53">
              <w:rPr>
                <w:noProof/>
                <w:rPrChange w:id="303" w:author="Beeri" w:date="2011-12-09T09:47:00Z">
                  <w:rPr>
                    <w:rStyle w:val="Hyperlink"/>
                    <w:noProof/>
                  </w:rPr>
                </w:rPrChange>
              </w:rPr>
              <w:delText>1.2.2 Data Transmission</w:delText>
            </w:r>
            <w:r w:rsidDel="008B5E53">
              <w:rPr>
                <w:noProof/>
                <w:webHidden/>
                <w:rtl/>
              </w:rPr>
              <w:tab/>
              <w:delText>8</w:delText>
            </w:r>
          </w:del>
        </w:p>
        <w:p w:rsidR="00D278D3" w:rsidDel="008B5E53" w:rsidRDefault="00D278D3" w:rsidP="008B5E53">
          <w:pPr>
            <w:pStyle w:val="TOC3"/>
            <w:tabs>
              <w:tab w:val="right" w:leader="dot" w:pos="8296"/>
            </w:tabs>
            <w:rPr>
              <w:del w:id="304" w:author="Beeri" w:date="2011-12-09T09:47:00Z"/>
              <w:noProof/>
              <w:rtl/>
              <w:lang w:bidi="he-IL"/>
            </w:rPr>
            <w:pPrChange w:id="305" w:author="Beeri" w:date="2011-12-09T09:47:00Z">
              <w:pPr>
                <w:pStyle w:val="TOC3"/>
                <w:tabs>
                  <w:tab w:val="right" w:leader="dot" w:pos="8296"/>
                </w:tabs>
              </w:pPr>
            </w:pPrChange>
          </w:pPr>
          <w:del w:id="306" w:author="Beeri" w:date="2011-12-09T09:47:00Z">
            <w:r w:rsidRPr="008B5E53" w:rsidDel="008B5E53">
              <w:rPr>
                <w:noProof/>
                <w:rPrChange w:id="307" w:author="Beeri" w:date="2011-12-09T09:47:00Z">
                  <w:rPr>
                    <w:rStyle w:val="Hyperlink"/>
                    <w:noProof/>
                  </w:rPr>
                </w:rPrChange>
              </w:rPr>
              <w:delText>1.2.3 Clock Polarity and Phase</w:delText>
            </w:r>
            <w:r w:rsidDel="008B5E53">
              <w:rPr>
                <w:noProof/>
                <w:webHidden/>
                <w:rtl/>
              </w:rPr>
              <w:tab/>
              <w:delText>9</w:delText>
            </w:r>
          </w:del>
        </w:p>
        <w:p w:rsidR="00D278D3" w:rsidDel="008B5E53" w:rsidRDefault="00D278D3" w:rsidP="008B5E53">
          <w:pPr>
            <w:pStyle w:val="TOC2"/>
            <w:tabs>
              <w:tab w:val="right" w:leader="dot" w:pos="8296"/>
            </w:tabs>
            <w:rPr>
              <w:del w:id="308" w:author="Beeri" w:date="2011-12-09T09:47:00Z"/>
              <w:noProof/>
              <w:rtl/>
              <w:lang w:bidi="he-IL"/>
            </w:rPr>
            <w:pPrChange w:id="309" w:author="Beeri" w:date="2011-12-09T09:47:00Z">
              <w:pPr>
                <w:pStyle w:val="TOC2"/>
                <w:tabs>
                  <w:tab w:val="right" w:leader="dot" w:pos="8296"/>
                </w:tabs>
              </w:pPr>
            </w:pPrChange>
          </w:pPr>
          <w:del w:id="310" w:author="Beeri" w:date="2011-12-09T09:47:00Z">
            <w:r w:rsidRPr="008B5E53" w:rsidDel="008B5E53">
              <w:rPr>
                <w:noProof/>
                <w:rPrChange w:id="311" w:author="Beeri" w:date="2011-12-09T09:47:00Z">
                  <w:rPr>
                    <w:rStyle w:val="Hyperlink"/>
                    <w:noProof/>
                  </w:rPr>
                </w:rPrChange>
              </w:rPr>
              <w:delText>1.3 Wishbone Bus</w:delText>
            </w:r>
            <w:r w:rsidDel="008B5E53">
              <w:rPr>
                <w:noProof/>
                <w:webHidden/>
                <w:rtl/>
              </w:rPr>
              <w:tab/>
              <w:delText>9</w:delText>
            </w:r>
          </w:del>
        </w:p>
        <w:p w:rsidR="00D278D3" w:rsidDel="008B5E53" w:rsidRDefault="00D278D3" w:rsidP="008B5E53">
          <w:pPr>
            <w:pStyle w:val="TOC1"/>
            <w:rPr>
              <w:del w:id="312" w:author="Beeri" w:date="2011-12-09T09:47:00Z"/>
              <w:noProof/>
              <w:rtl/>
              <w:lang w:bidi="he-IL"/>
            </w:rPr>
            <w:pPrChange w:id="313" w:author="Beeri" w:date="2011-12-09T09:47:00Z">
              <w:pPr>
                <w:pStyle w:val="TOC1"/>
              </w:pPr>
            </w:pPrChange>
          </w:pPr>
          <w:del w:id="314" w:author="Beeri" w:date="2011-12-09T09:47:00Z">
            <w:r w:rsidRPr="008B5E53" w:rsidDel="008B5E53">
              <w:rPr>
                <w:noProof/>
                <w:rPrChange w:id="315" w:author="Beeri" w:date="2011-12-09T09:47:00Z">
                  <w:rPr>
                    <w:rStyle w:val="Hyperlink"/>
                    <w:noProof/>
                  </w:rPr>
                </w:rPrChange>
              </w:rPr>
              <w:delText>2. SPI Implementation</w:delText>
            </w:r>
            <w:r w:rsidDel="008B5E53">
              <w:rPr>
                <w:noProof/>
                <w:webHidden/>
                <w:rtl/>
              </w:rPr>
              <w:tab/>
              <w:delText>10</w:delText>
            </w:r>
          </w:del>
        </w:p>
        <w:p w:rsidR="00D278D3" w:rsidDel="008B5E53" w:rsidRDefault="00D278D3" w:rsidP="008B5E53">
          <w:pPr>
            <w:pStyle w:val="TOC2"/>
            <w:tabs>
              <w:tab w:val="right" w:leader="dot" w:pos="8296"/>
            </w:tabs>
            <w:rPr>
              <w:del w:id="316" w:author="Beeri" w:date="2011-12-09T09:47:00Z"/>
              <w:noProof/>
              <w:rtl/>
              <w:lang w:bidi="he-IL"/>
            </w:rPr>
            <w:pPrChange w:id="317" w:author="Beeri" w:date="2011-12-09T09:47:00Z">
              <w:pPr>
                <w:pStyle w:val="TOC2"/>
                <w:tabs>
                  <w:tab w:val="right" w:leader="dot" w:pos="8296"/>
                </w:tabs>
              </w:pPr>
            </w:pPrChange>
          </w:pPr>
          <w:del w:id="318" w:author="Beeri" w:date="2011-12-09T09:47:00Z">
            <w:r w:rsidRPr="008B5E53" w:rsidDel="008B5E53">
              <w:rPr>
                <w:noProof/>
                <w:rPrChange w:id="319" w:author="Beeri" w:date="2011-12-09T09:47:00Z">
                  <w:rPr>
                    <w:rStyle w:val="Hyperlink"/>
                    <w:noProof/>
                  </w:rPr>
                </w:rPrChange>
              </w:rPr>
              <w:delText>2.1 SPI Master Design</w:delText>
            </w:r>
            <w:r w:rsidDel="008B5E53">
              <w:rPr>
                <w:noProof/>
                <w:webHidden/>
                <w:rtl/>
              </w:rPr>
              <w:tab/>
              <w:delText>10</w:delText>
            </w:r>
          </w:del>
        </w:p>
        <w:p w:rsidR="00D278D3" w:rsidDel="008B5E53" w:rsidRDefault="00D278D3" w:rsidP="008B5E53">
          <w:pPr>
            <w:pStyle w:val="TOC3"/>
            <w:tabs>
              <w:tab w:val="right" w:leader="dot" w:pos="8296"/>
            </w:tabs>
            <w:rPr>
              <w:del w:id="320" w:author="Beeri" w:date="2011-12-09T09:47:00Z"/>
              <w:noProof/>
              <w:rtl/>
              <w:lang w:bidi="he-IL"/>
            </w:rPr>
            <w:pPrChange w:id="321" w:author="Beeri" w:date="2011-12-09T09:47:00Z">
              <w:pPr>
                <w:pStyle w:val="TOC3"/>
                <w:tabs>
                  <w:tab w:val="right" w:leader="dot" w:pos="8296"/>
                </w:tabs>
              </w:pPr>
            </w:pPrChange>
          </w:pPr>
          <w:del w:id="322" w:author="Beeri" w:date="2011-12-09T09:47:00Z">
            <w:r w:rsidRPr="008B5E53" w:rsidDel="008B5E53">
              <w:rPr>
                <w:noProof/>
                <w:rPrChange w:id="323" w:author="Beeri" w:date="2011-12-09T09:47:00Z">
                  <w:rPr>
                    <w:rStyle w:val="Hyperlink"/>
                    <w:noProof/>
                  </w:rPr>
                </w:rPrChange>
              </w:rPr>
              <w:delText>2.1.1 Activation Requirements</w:delText>
            </w:r>
            <w:r w:rsidDel="008B5E53">
              <w:rPr>
                <w:noProof/>
                <w:webHidden/>
                <w:rtl/>
              </w:rPr>
              <w:tab/>
              <w:delText>10</w:delText>
            </w:r>
          </w:del>
        </w:p>
        <w:p w:rsidR="00D278D3" w:rsidDel="008B5E53" w:rsidRDefault="00D278D3" w:rsidP="008B5E53">
          <w:pPr>
            <w:pStyle w:val="TOC3"/>
            <w:tabs>
              <w:tab w:val="right" w:leader="dot" w:pos="8296"/>
            </w:tabs>
            <w:rPr>
              <w:del w:id="324" w:author="Beeri" w:date="2011-12-09T09:47:00Z"/>
              <w:noProof/>
              <w:rtl/>
              <w:lang w:bidi="he-IL"/>
            </w:rPr>
            <w:pPrChange w:id="325" w:author="Beeri" w:date="2011-12-09T09:47:00Z">
              <w:pPr>
                <w:pStyle w:val="TOC3"/>
                <w:tabs>
                  <w:tab w:val="right" w:leader="dot" w:pos="8296"/>
                </w:tabs>
              </w:pPr>
            </w:pPrChange>
          </w:pPr>
          <w:del w:id="326" w:author="Beeri" w:date="2011-12-09T09:47:00Z">
            <w:r w:rsidRPr="008B5E53" w:rsidDel="008B5E53">
              <w:rPr>
                <w:noProof/>
                <w:rPrChange w:id="327" w:author="Beeri" w:date="2011-12-09T09:47:00Z">
                  <w:rPr>
                    <w:rStyle w:val="Hyperlink"/>
                    <w:noProof/>
                  </w:rPr>
                </w:rPrChange>
              </w:rPr>
              <w:delText>2.1.2 Design Pinout</w:delText>
            </w:r>
            <w:r w:rsidDel="008B5E53">
              <w:rPr>
                <w:noProof/>
                <w:webHidden/>
                <w:rtl/>
              </w:rPr>
              <w:tab/>
              <w:delText>11</w:delText>
            </w:r>
          </w:del>
        </w:p>
        <w:p w:rsidR="00D278D3" w:rsidDel="008B5E53" w:rsidRDefault="00D278D3" w:rsidP="008B5E53">
          <w:pPr>
            <w:pStyle w:val="TOC3"/>
            <w:tabs>
              <w:tab w:val="right" w:leader="dot" w:pos="8296"/>
            </w:tabs>
            <w:rPr>
              <w:del w:id="328" w:author="Beeri" w:date="2011-12-09T09:47:00Z"/>
              <w:noProof/>
              <w:rtl/>
              <w:lang w:bidi="he-IL"/>
            </w:rPr>
            <w:pPrChange w:id="329" w:author="Beeri" w:date="2011-12-09T09:47:00Z">
              <w:pPr>
                <w:pStyle w:val="TOC3"/>
                <w:tabs>
                  <w:tab w:val="right" w:leader="dot" w:pos="8296"/>
                </w:tabs>
              </w:pPr>
            </w:pPrChange>
          </w:pPr>
          <w:del w:id="330" w:author="Beeri" w:date="2011-12-09T09:47:00Z">
            <w:r w:rsidRPr="008B5E53" w:rsidDel="008B5E53">
              <w:rPr>
                <w:noProof/>
                <w:rPrChange w:id="331" w:author="Beeri" w:date="2011-12-09T09:47:00Z">
                  <w:rPr>
                    <w:rStyle w:val="Hyperlink"/>
                    <w:noProof/>
                  </w:rPr>
                </w:rPrChange>
              </w:rPr>
              <w:delText>2.1.3 Generic Parameters</w:delText>
            </w:r>
            <w:r w:rsidDel="008B5E53">
              <w:rPr>
                <w:noProof/>
                <w:webHidden/>
                <w:rtl/>
              </w:rPr>
              <w:tab/>
              <w:delText>12</w:delText>
            </w:r>
          </w:del>
        </w:p>
        <w:p w:rsidR="00D278D3" w:rsidDel="008B5E53" w:rsidRDefault="00D278D3" w:rsidP="008B5E53">
          <w:pPr>
            <w:pStyle w:val="TOC3"/>
            <w:tabs>
              <w:tab w:val="right" w:leader="dot" w:pos="8296"/>
            </w:tabs>
            <w:rPr>
              <w:del w:id="332" w:author="Beeri" w:date="2011-12-09T09:47:00Z"/>
              <w:noProof/>
              <w:rtl/>
              <w:lang w:bidi="he-IL"/>
            </w:rPr>
            <w:pPrChange w:id="333" w:author="Beeri" w:date="2011-12-09T09:47:00Z">
              <w:pPr>
                <w:pStyle w:val="TOC3"/>
                <w:tabs>
                  <w:tab w:val="right" w:leader="dot" w:pos="8296"/>
                </w:tabs>
              </w:pPr>
            </w:pPrChange>
          </w:pPr>
          <w:del w:id="334" w:author="Beeri" w:date="2011-12-09T09:47:00Z">
            <w:r w:rsidRPr="008B5E53" w:rsidDel="008B5E53">
              <w:rPr>
                <w:noProof/>
                <w:rPrChange w:id="335" w:author="Beeri" w:date="2011-12-09T09:47:00Z">
                  <w:rPr>
                    <w:rStyle w:val="Hyperlink"/>
                    <w:noProof/>
                  </w:rPr>
                </w:rPrChange>
              </w:rPr>
              <w:delText>2.1.4 Resources</w:delText>
            </w:r>
            <w:r w:rsidDel="008B5E53">
              <w:rPr>
                <w:noProof/>
                <w:webHidden/>
                <w:rtl/>
              </w:rPr>
              <w:tab/>
              <w:delText>12</w:delText>
            </w:r>
          </w:del>
        </w:p>
        <w:p w:rsidR="00D278D3" w:rsidDel="008B5E53" w:rsidRDefault="00D278D3" w:rsidP="008B5E53">
          <w:pPr>
            <w:pStyle w:val="TOC2"/>
            <w:tabs>
              <w:tab w:val="right" w:leader="dot" w:pos="8296"/>
            </w:tabs>
            <w:rPr>
              <w:del w:id="336" w:author="Beeri" w:date="2011-12-09T09:47:00Z"/>
              <w:noProof/>
              <w:rtl/>
              <w:lang w:bidi="he-IL"/>
            </w:rPr>
            <w:pPrChange w:id="337" w:author="Beeri" w:date="2011-12-09T09:47:00Z">
              <w:pPr>
                <w:pStyle w:val="TOC2"/>
                <w:tabs>
                  <w:tab w:val="right" w:leader="dot" w:pos="8296"/>
                </w:tabs>
              </w:pPr>
            </w:pPrChange>
          </w:pPr>
          <w:del w:id="338" w:author="Beeri" w:date="2011-12-09T09:47:00Z">
            <w:r w:rsidRPr="008B5E53" w:rsidDel="008B5E53">
              <w:rPr>
                <w:noProof/>
                <w:rPrChange w:id="339" w:author="Beeri" w:date="2011-12-09T09:47:00Z">
                  <w:rPr>
                    <w:rStyle w:val="Hyperlink"/>
                    <w:noProof/>
                  </w:rPr>
                </w:rPrChange>
              </w:rPr>
              <w:delText>2.2 SPI Master Waveforms</w:delText>
            </w:r>
            <w:r w:rsidDel="008B5E53">
              <w:rPr>
                <w:noProof/>
                <w:webHidden/>
                <w:rtl/>
              </w:rPr>
              <w:tab/>
              <w:delText>13</w:delText>
            </w:r>
          </w:del>
        </w:p>
        <w:p w:rsidR="00D278D3" w:rsidDel="008B5E53" w:rsidRDefault="00D278D3" w:rsidP="008B5E53">
          <w:pPr>
            <w:pStyle w:val="TOC3"/>
            <w:tabs>
              <w:tab w:val="right" w:leader="dot" w:pos="8296"/>
            </w:tabs>
            <w:rPr>
              <w:del w:id="340" w:author="Beeri" w:date="2011-12-09T09:47:00Z"/>
              <w:noProof/>
              <w:rtl/>
              <w:lang w:bidi="he-IL"/>
            </w:rPr>
            <w:pPrChange w:id="341" w:author="Beeri" w:date="2011-12-09T09:47:00Z">
              <w:pPr>
                <w:pStyle w:val="TOC3"/>
                <w:tabs>
                  <w:tab w:val="right" w:leader="dot" w:pos="8296"/>
                </w:tabs>
              </w:pPr>
            </w:pPrChange>
          </w:pPr>
          <w:del w:id="342" w:author="Beeri" w:date="2011-12-09T09:47:00Z">
            <w:r w:rsidRPr="008B5E53" w:rsidDel="008B5E53">
              <w:rPr>
                <w:noProof/>
                <w:rPrChange w:id="343" w:author="Beeri" w:date="2011-12-09T09:47:00Z">
                  <w:rPr>
                    <w:rStyle w:val="Hyperlink"/>
                    <w:noProof/>
                  </w:rPr>
                </w:rPrChange>
              </w:rPr>
              <w:delText>2.2.1 Burst</w:delText>
            </w:r>
            <w:r w:rsidDel="008B5E53">
              <w:rPr>
                <w:noProof/>
                <w:webHidden/>
                <w:rtl/>
              </w:rPr>
              <w:tab/>
              <w:delText>13</w:delText>
            </w:r>
          </w:del>
        </w:p>
        <w:p w:rsidR="00D278D3" w:rsidDel="008B5E53" w:rsidRDefault="00D278D3" w:rsidP="008B5E53">
          <w:pPr>
            <w:pStyle w:val="TOC3"/>
            <w:tabs>
              <w:tab w:val="right" w:leader="dot" w:pos="8296"/>
            </w:tabs>
            <w:rPr>
              <w:del w:id="344" w:author="Beeri" w:date="2011-12-09T09:47:00Z"/>
              <w:noProof/>
              <w:rtl/>
              <w:lang w:bidi="he-IL"/>
            </w:rPr>
            <w:pPrChange w:id="345" w:author="Beeri" w:date="2011-12-09T09:47:00Z">
              <w:pPr>
                <w:pStyle w:val="TOC3"/>
                <w:tabs>
                  <w:tab w:val="right" w:leader="dot" w:pos="8296"/>
                </w:tabs>
              </w:pPr>
            </w:pPrChange>
          </w:pPr>
          <w:del w:id="346" w:author="Beeri" w:date="2011-12-09T09:47:00Z">
            <w:r w:rsidRPr="008B5E53" w:rsidDel="008B5E53">
              <w:rPr>
                <w:noProof/>
                <w:rPrChange w:id="347" w:author="Beeri" w:date="2011-12-09T09:47:00Z">
                  <w:rPr>
                    <w:rStyle w:val="Hyperlink"/>
                    <w:noProof/>
                  </w:rPr>
                </w:rPrChange>
              </w:rPr>
              <w:delText>2.2.2 Start and End of Burst</w:delText>
            </w:r>
            <w:r w:rsidDel="008B5E53">
              <w:rPr>
                <w:noProof/>
                <w:webHidden/>
                <w:rtl/>
              </w:rPr>
              <w:tab/>
              <w:delText>14</w:delText>
            </w:r>
          </w:del>
        </w:p>
        <w:p w:rsidR="00D278D3" w:rsidDel="008B5E53" w:rsidRDefault="00D278D3" w:rsidP="008B5E53">
          <w:pPr>
            <w:pStyle w:val="TOC2"/>
            <w:tabs>
              <w:tab w:val="right" w:leader="dot" w:pos="8296"/>
            </w:tabs>
            <w:rPr>
              <w:del w:id="348" w:author="Beeri" w:date="2011-12-09T09:47:00Z"/>
              <w:noProof/>
              <w:rtl/>
              <w:lang w:bidi="he-IL"/>
            </w:rPr>
            <w:pPrChange w:id="349" w:author="Beeri" w:date="2011-12-09T09:47:00Z">
              <w:pPr>
                <w:pStyle w:val="TOC2"/>
                <w:tabs>
                  <w:tab w:val="right" w:leader="dot" w:pos="8296"/>
                </w:tabs>
              </w:pPr>
            </w:pPrChange>
          </w:pPr>
          <w:del w:id="350" w:author="Beeri" w:date="2011-12-09T09:47:00Z">
            <w:r w:rsidRPr="008B5E53" w:rsidDel="008B5E53">
              <w:rPr>
                <w:noProof/>
                <w:rPrChange w:id="351" w:author="Beeri" w:date="2011-12-09T09:47:00Z">
                  <w:rPr>
                    <w:rStyle w:val="Hyperlink"/>
                    <w:noProof/>
                  </w:rPr>
                </w:rPrChange>
              </w:rPr>
              <w:delText>2.3 SPI Slave Design</w:delText>
            </w:r>
            <w:r w:rsidDel="008B5E53">
              <w:rPr>
                <w:noProof/>
                <w:webHidden/>
                <w:rtl/>
              </w:rPr>
              <w:tab/>
              <w:delText>15</w:delText>
            </w:r>
          </w:del>
        </w:p>
        <w:p w:rsidR="00D278D3" w:rsidDel="008B5E53" w:rsidRDefault="00D278D3" w:rsidP="008B5E53">
          <w:pPr>
            <w:pStyle w:val="TOC3"/>
            <w:tabs>
              <w:tab w:val="right" w:leader="dot" w:pos="8296"/>
            </w:tabs>
            <w:rPr>
              <w:del w:id="352" w:author="Beeri" w:date="2011-12-09T09:47:00Z"/>
              <w:noProof/>
              <w:rtl/>
              <w:lang w:bidi="he-IL"/>
            </w:rPr>
            <w:pPrChange w:id="353" w:author="Beeri" w:date="2011-12-09T09:47:00Z">
              <w:pPr>
                <w:pStyle w:val="TOC3"/>
                <w:tabs>
                  <w:tab w:val="right" w:leader="dot" w:pos="8296"/>
                </w:tabs>
              </w:pPr>
            </w:pPrChange>
          </w:pPr>
          <w:del w:id="354" w:author="Beeri" w:date="2011-12-09T09:47:00Z">
            <w:r w:rsidRPr="008B5E53" w:rsidDel="008B5E53">
              <w:rPr>
                <w:noProof/>
                <w:rPrChange w:id="355" w:author="Beeri" w:date="2011-12-09T09:47:00Z">
                  <w:rPr>
                    <w:rStyle w:val="Hyperlink"/>
                    <w:noProof/>
                  </w:rPr>
                </w:rPrChange>
              </w:rPr>
              <w:delText>2.3.1 Activation Requirements</w:delText>
            </w:r>
            <w:r w:rsidDel="008B5E53">
              <w:rPr>
                <w:noProof/>
                <w:webHidden/>
                <w:rtl/>
              </w:rPr>
              <w:tab/>
              <w:delText>15</w:delText>
            </w:r>
          </w:del>
        </w:p>
        <w:p w:rsidR="00D278D3" w:rsidDel="008B5E53" w:rsidRDefault="00D278D3" w:rsidP="008B5E53">
          <w:pPr>
            <w:pStyle w:val="TOC3"/>
            <w:tabs>
              <w:tab w:val="right" w:leader="dot" w:pos="8296"/>
            </w:tabs>
            <w:rPr>
              <w:del w:id="356" w:author="Beeri" w:date="2011-12-09T09:47:00Z"/>
              <w:noProof/>
              <w:rtl/>
              <w:lang w:bidi="he-IL"/>
            </w:rPr>
            <w:pPrChange w:id="357" w:author="Beeri" w:date="2011-12-09T09:47:00Z">
              <w:pPr>
                <w:pStyle w:val="TOC3"/>
                <w:tabs>
                  <w:tab w:val="right" w:leader="dot" w:pos="8296"/>
                </w:tabs>
              </w:pPr>
            </w:pPrChange>
          </w:pPr>
          <w:del w:id="358" w:author="Beeri" w:date="2011-12-09T09:47:00Z">
            <w:r w:rsidRPr="008B5E53" w:rsidDel="008B5E53">
              <w:rPr>
                <w:noProof/>
                <w:rPrChange w:id="359" w:author="Beeri" w:date="2011-12-09T09:47:00Z">
                  <w:rPr>
                    <w:rStyle w:val="Hyperlink"/>
                    <w:noProof/>
                  </w:rPr>
                </w:rPrChange>
              </w:rPr>
              <w:delText>2.3.2 Design Pinout</w:delText>
            </w:r>
            <w:r w:rsidDel="008B5E53">
              <w:rPr>
                <w:noProof/>
                <w:webHidden/>
                <w:rtl/>
              </w:rPr>
              <w:tab/>
              <w:delText>16</w:delText>
            </w:r>
          </w:del>
        </w:p>
        <w:p w:rsidR="00D278D3" w:rsidDel="008B5E53" w:rsidRDefault="00D278D3" w:rsidP="008B5E53">
          <w:pPr>
            <w:pStyle w:val="TOC3"/>
            <w:tabs>
              <w:tab w:val="right" w:leader="dot" w:pos="8296"/>
            </w:tabs>
            <w:rPr>
              <w:del w:id="360" w:author="Beeri" w:date="2011-12-09T09:47:00Z"/>
              <w:noProof/>
              <w:rtl/>
              <w:lang w:bidi="he-IL"/>
            </w:rPr>
            <w:pPrChange w:id="361" w:author="Beeri" w:date="2011-12-09T09:47:00Z">
              <w:pPr>
                <w:pStyle w:val="TOC3"/>
                <w:tabs>
                  <w:tab w:val="right" w:leader="dot" w:pos="8296"/>
                </w:tabs>
              </w:pPr>
            </w:pPrChange>
          </w:pPr>
          <w:del w:id="362" w:author="Beeri" w:date="2011-12-09T09:47:00Z">
            <w:r w:rsidRPr="008B5E53" w:rsidDel="008B5E53">
              <w:rPr>
                <w:noProof/>
                <w:rPrChange w:id="363" w:author="Beeri" w:date="2011-12-09T09:47:00Z">
                  <w:rPr>
                    <w:rStyle w:val="Hyperlink"/>
                    <w:noProof/>
                  </w:rPr>
                </w:rPrChange>
              </w:rPr>
              <w:delText>2.3.3 Generic Parameters</w:delText>
            </w:r>
            <w:r w:rsidDel="008B5E53">
              <w:rPr>
                <w:noProof/>
                <w:webHidden/>
                <w:rtl/>
              </w:rPr>
              <w:tab/>
              <w:delText>16</w:delText>
            </w:r>
          </w:del>
        </w:p>
        <w:p w:rsidR="00D278D3" w:rsidDel="008B5E53" w:rsidRDefault="00D278D3" w:rsidP="008B5E53">
          <w:pPr>
            <w:pStyle w:val="TOC3"/>
            <w:tabs>
              <w:tab w:val="right" w:leader="dot" w:pos="8296"/>
            </w:tabs>
            <w:rPr>
              <w:del w:id="364" w:author="Beeri" w:date="2011-12-09T09:47:00Z"/>
              <w:noProof/>
              <w:rtl/>
              <w:lang w:bidi="he-IL"/>
            </w:rPr>
            <w:pPrChange w:id="365" w:author="Beeri" w:date="2011-12-09T09:47:00Z">
              <w:pPr>
                <w:pStyle w:val="TOC3"/>
                <w:tabs>
                  <w:tab w:val="right" w:leader="dot" w:pos="8296"/>
                </w:tabs>
              </w:pPr>
            </w:pPrChange>
          </w:pPr>
          <w:del w:id="366" w:author="Beeri" w:date="2011-12-09T09:47:00Z">
            <w:r w:rsidRPr="008B5E53" w:rsidDel="008B5E53">
              <w:rPr>
                <w:noProof/>
                <w:rPrChange w:id="367" w:author="Beeri" w:date="2011-12-09T09:47:00Z">
                  <w:rPr>
                    <w:rStyle w:val="Hyperlink"/>
                    <w:noProof/>
                  </w:rPr>
                </w:rPrChange>
              </w:rPr>
              <w:delText>2.3.4 Resources</w:delText>
            </w:r>
            <w:r w:rsidDel="008B5E53">
              <w:rPr>
                <w:noProof/>
                <w:webHidden/>
                <w:rtl/>
              </w:rPr>
              <w:tab/>
              <w:delText>17</w:delText>
            </w:r>
          </w:del>
        </w:p>
        <w:p w:rsidR="00D278D3" w:rsidDel="008B5E53" w:rsidRDefault="00D278D3" w:rsidP="008B5E53">
          <w:pPr>
            <w:pStyle w:val="TOC2"/>
            <w:tabs>
              <w:tab w:val="right" w:leader="dot" w:pos="8296"/>
            </w:tabs>
            <w:rPr>
              <w:del w:id="368" w:author="Beeri" w:date="2011-12-09T09:47:00Z"/>
              <w:noProof/>
              <w:rtl/>
              <w:lang w:bidi="he-IL"/>
            </w:rPr>
            <w:pPrChange w:id="369" w:author="Beeri" w:date="2011-12-09T09:47:00Z">
              <w:pPr>
                <w:pStyle w:val="TOC2"/>
                <w:tabs>
                  <w:tab w:val="right" w:leader="dot" w:pos="8296"/>
                </w:tabs>
              </w:pPr>
            </w:pPrChange>
          </w:pPr>
          <w:del w:id="370" w:author="Beeri" w:date="2011-12-09T09:47:00Z">
            <w:r w:rsidRPr="008B5E53" w:rsidDel="008B5E53">
              <w:rPr>
                <w:noProof/>
                <w:rPrChange w:id="371" w:author="Beeri" w:date="2011-12-09T09:47:00Z">
                  <w:rPr>
                    <w:rStyle w:val="Hyperlink"/>
                    <w:noProof/>
                  </w:rPr>
                </w:rPrChange>
              </w:rPr>
              <w:delText>2.4 SPI Slave Waveforms</w:delText>
            </w:r>
            <w:r w:rsidDel="008B5E53">
              <w:rPr>
                <w:noProof/>
                <w:webHidden/>
                <w:rtl/>
              </w:rPr>
              <w:tab/>
              <w:delText>17</w:delText>
            </w:r>
          </w:del>
        </w:p>
        <w:p w:rsidR="00D278D3" w:rsidDel="008B5E53" w:rsidRDefault="00D278D3" w:rsidP="008B5E53">
          <w:pPr>
            <w:pStyle w:val="TOC1"/>
            <w:rPr>
              <w:del w:id="372" w:author="Beeri" w:date="2011-12-09T09:47:00Z"/>
              <w:noProof/>
              <w:rtl/>
              <w:lang w:bidi="he-IL"/>
            </w:rPr>
            <w:pPrChange w:id="373" w:author="Beeri" w:date="2011-12-09T09:47:00Z">
              <w:pPr>
                <w:pStyle w:val="TOC1"/>
              </w:pPr>
            </w:pPrChange>
          </w:pPr>
          <w:del w:id="374" w:author="Beeri" w:date="2011-12-09T09:47:00Z">
            <w:r w:rsidRPr="008B5E53" w:rsidDel="008B5E53">
              <w:rPr>
                <w:noProof/>
                <w:rPrChange w:id="375" w:author="Beeri" w:date="2011-12-09T09:47:00Z">
                  <w:rPr>
                    <w:rStyle w:val="Hyperlink"/>
                    <w:noProof/>
                  </w:rPr>
                </w:rPrChange>
              </w:rPr>
              <w:delText>3. Communication over SPI</w:delText>
            </w:r>
            <w:r w:rsidDel="008B5E53">
              <w:rPr>
                <w:noProof/>
                <w:webHidden/>
                <w:rtl/>
              </w:rPr>
              <w:tab/>
              <w:delText>18</w:delText>
            </w:r>
          </w:del>
        </w:p>
        <w:p w:rsidR="00D278D3" w:rsidDel="008B5E53" w:rsidRDefault="00D278D3" w:rsidP="008B5E53">
          <w:pPr>
            <w:pStyle w:val="TOC2"/>
            <w:tabs>
              <w:tab w:val="right" w:leader="dot" w:pos="8296"/>
            </w:tabs>
            <w:rPr>
              <w:del w:id="376" w:author="Beeri" w:date="2011-12-09T09:47:00Z"/>
              <w:noProof/>
              <w:rtl/>
              <w:lang w:bidi="he-IL"/>
            </w:rPr>
            <w:pPrChange w:id="377" w:author="Beeri" w:date="2011-12-09T09:47:00Z">
              <w:pPr>
                <w:pStyle w:val="TOC2"/>
                <w:tabs>
                  <w:tab w:val="right" w:leader="dot" w:pos="8296"/>
                </w:tabs>
              </w:pPr>
            </w:pPrChange>
          </w:pPr>
          <w:del w:id="378" w:author="Beeri" w:date="2011-12-09T09:47:00Z">
            <w:r w:rsidRPr="008B5E53" w:rsidDel="008B5E53">
              <w:rPr>
                <w:noProof/>
                <w:rPrChange w:id="379" w:author="Beeri" w:date="2011-12-09T09:47:00Z">
                  <w:rPr>
                    <w:rStyle w:val="Hyperlink"/>
                    <w:noProof/>
                  </w:rPr>
                </w:rPrChange>
              </w:rPr>
              <w:delText>3.1 Top Architecture</w:delText>
            </w:r>
            <w:r w:rsidDel="008B5E53">
              <w:rPr>
                <w:noProof/>
                <w:webHidden/>
                <w:rtl/>
              </w:rPr>
              <w:tab/>
              <w:delText>18</w:delText>
            </w:r>
          </w:del>
        </w:p>
        <w:p w:rsidR="00D278D3" w:rsidDel="008B5E53" w:rsidRDefault="00D278D3" w:rsidP="008B5E53">
          <w:pPr>
            <w:pStyle w:val="TOC2"/>
            <w:tabs>
              <w:tab w:val="right" w:leader="dot" w:pos="8296"/>
            </w:tabs>
            <w:rPr>
              <w:del w:id="380" w:author="Beeri" w:date="2011-12-09T09:47:00Z"/>
              <w:noProof/>
              <w:rtl/>
              <w:lang w:bidi="he-IL"/>
            </w:rPr>
            <w:pPrChange w:id="381" w:author="Beeri" w:date="2011-12-09T09:47:00Z">
              <w:pPr>
                <w:pStyle w:val="TOC2"/>
                <w:tabs>
                  <w:tab w:val="right" w:leader="dot" w:pos="8296"/>
                </w:tabs>
              </w:pPr>
            </w:pPrChange>
          </w:pPr>
          <w:del w:id="382" w:author="Beeri" w:date="2011-12-09T09:47:00Z">
            <w:r w:rsidRPr="008B5E53" w:rsidDel="008B5E53">
              <w:rPr>
                <w:noProof/>
                <w:rPrChange w:id="383" w:author="Beeri" w:date="2011-12-09T09:47:00Z">
                  <w:rPr>
                    <w:rStyle w:val="Hyperlink"/>
                    <w:noProof/>
                  </w:rPr>
                </w:rPrChange>
              </w:rPr>
              <w:delText>3.2 Message Structure</w:delText>
            </w:r>
            <w:r w:rsidDel="008B5E53">
              <w:rPr>
                <w:noProof/>
                <w:webHidden/>
                <w:rtl/>
              </w:rPr>
              <w:tab/>
              <w:delText>18</w:delText>
            </w:r>
          </w:del>
        </w:p>
        <w:p w:rsidR="00D278D3" w:rsidDel="008B5E53" w:rsidRDefault="00D278D3" w:rsidP="008B5E53">
          <w:pPr>
            <w:pStyle w:val="TOC2"/>
            <w:tabs>
              <w:tab w:val="right" w:leader="dot" w:pos="8296"/>
            </w:tabs>
            <w:rPr>
              <w:del w:id="384" w:author="Beeri" w:date="2011-12-09T09:47:00Z"/>
              <w:noProof/>
              <w:rtl/>
              <w:lang w:bidi="he-IL"/>
            </w:rPr>
            <w:pPrChange w:id="385" w:author="Beeri" w:date="2011-12-09T09:47:00Z">
              <w:pPr>
                <w:pStyle w:val="TOC2"/>
                <w:tabs>
                  <w:tab w:val="right" w:leader="dot" w:pos="8296"/>
                </w:tabs>
              </w:pPr>
            </w:pPrChange>
          </w:pPr>
          <w:del w:id="386" w:author="Beeri" w:date="2011-12-09T09:47:00Z">
            <w:r w:rsidRPr="008B5E53" w:rsidDel="008B5E53">
              <w:rPr>
                <w:noProof/>
                <w:rPrChange w:id="387" w:author="Beeri" w:date="2011-12-09T09:47:00Z">
                  <w:rPr>
                    <w:rStyle w:val="Hyperlink"/>
                    <w:noProof/>
                  </w:rPr>
                </w:rPrChange>
              </w:rPr>
              <w:delText>3.3 Master Host Design</w:delText>
            </w:r>
            <w:r w:rsidDel="008B5E53">
              <w:rPr>
                <w:noProof/>
                <w:webHidden/>
                <w:rtl/>
              </w:rPr>
              <w:tab/>
              <w:delText>18</w:delText>
            </w:r>
          </w:del>
        </w:p>
        <w:p w:rsidR="00D278D3" w:rsidDel="008B5E53" w:rsidRDefault="00D278D3" w:rsidP="008B5E53">
          <w:pPr>
            <w:pStyle w:val="TOC2"/>
            <w:tabs>
              <w:tab w:val="right" w:leader="dot" w:pos="8296"/>
            </w:tabs>
            <w:rPr>
              <w:del w:id="388" w:author="Beeri" w:date="2011-12-09T09:47:00Z"/>
              <w:noProof/>
              <w:rtl/>
              <w:lang w:bidi="he-IL"/>
            </w:rPr>
            <w:pPrChange w:id="389" w:author="Beeri" w:date="2011-12-09T09:47:00Z">
              <w:pPr>
                <w:pStyle w:val="TOC2"/>
                <w:tabs>
                  <w:tab w:val="right" w:leader="dot" w:pos="8296"/>
                </w:tabs>
              </w:pPr>
            </w:pPrChange>
          </w:pPr>
          <w:del w:id="390" w:author="Beeri" w:date="2011-12-09T09:47:00Z">
            <w:r w:rsidRPr="008B5E53" w:rsidDel="008B5E53">
              <w:rPr>
                <w:noProof/>
                <w:rPrChange w:id="391" w:author="Beeri" w:date="2011-12-09T09:47:00Z">
                  <w:rPr>
                    <w:rStyle w:val="Hyperlink"/>
                    <w:noProof/>
                  </w:rPr>
                </w:rPrChange>
              </w:rPr>
              <w:delText>3.4 Slave Host Design</w:delText>
            </w:r>
            <w:r w:rsidDel="008B5E53">
              <w:rPr>
                <w:noProof/>
                <w:webHidden/>
                <w:rtl/>
              </w:rPr>
              <w:tab/>
              <w:delText>18</w:delText>
            </w:r>
          </w:del>
        </w:p>
        <w:p w:rsidR="00D278D3" w:rsidDel="008B5E53" w:rsidRDefault="00D278D3" w:rsidP="008B5E53">
          <w:pPr>
            <w:pStyle w:val="TOC1"/>
            <w:rPr>
              <w:del w:id="392" w:author="Beeri" w:date="2011-12-09T09:47:00Z"/>
              <w:noProof/>
              <w:rtl/>
              <w:lang w:bidi="he-IL"/>
            </w:rPr>
            <w:pPrChange w:id="393" w:author="Beeri" w:date="2011-12-09T09:47:00Z">
              <w:pPr>
                <w:pStyle w:val="TOC1"/>
              </w:pPr>
            </w:pPrChange>
          </w:pPr>
          <w:del w:id="394" w:author="Beeri" w:date="2011-12-09T09:47:00Z">
            <w:r w:rsidRPr="008B5E53" w:rsidDel="008B5E53">
              <w:rPr>
                <w:noProof/>
                <w:rPrChange w:id="395" w:author="Beeri" w:date="2011-12-09T09:47:00Z">
                  <w:rPr>
                    <w:rStyle w:val="Hyperlink"/>
                    <w:noProof/>
                  </w:rPr>
                </w:rPrChange>
              </w:rPr>
              <w:delText>4. Verification</w:delText>
            </w:r>
            <w:r w:rsidDel="008B5E53">
              <w:rPr>
                <w:noProof/>
                <w:webHidden/>
                <w:rtl/>
              </w:rPr>
              <w:tab/>
              <w:delText>19</w:delText>
            </w:r>
          </w:del>
        </w:p>
        <w:p w:rsidR="00D278D3" w:rsidDel="008B5E53" w:rsidRDefault="00D278D3" w:rsidP="008B5E53">
          <w:pPr>
            <w:pStyle w:val="TOC2"/>
            <w:tabs>
              <w:tab w:val="right" w:leader="dot" w:pos="8296"/>
            </w:tabs>
            <w:rPr>
              <w:del w:id="396" w:author="Beeri" w:date="2011-12-09T09:47:00Z"/>
              <w:noProof/>
              <w:rtl/>
              <w:lang w:bidi="he-IL"/>
            </w:rPr>
            <w:pPrChange w:id="397" w:author="Beeri" w:date="2011-12-09T09:47:00Z">
              <w:pPr>
                <w:pStyle w:val="TOC2"/>
                <w:tabs>
                  <w:tab w:val="right" w:leader="dot" w:pos="8296"/>
                </w:tabs>
              </w:pPr>
            </w:pPrChange>
          </w:pPr>
          <w:del w:id="398" w:author="Beeri" w:date="2011-12-09T09:47:00Z">
            <w:r w:rsidRPr="008B5E53" w:rsidDel="008B5E53">
              <w:rPr>
                <w:noProof/>
                <w:rPrChange w:id="399" w:author="Beeri" w:date="2011-12-09T09:47:00Z">
                  <w:rPr>
                    <w:rStyle w:val="Hyperlink"/>
                    <w:noProof/>
                  </w:rPr>
                </w:rPrChange>
              </w:rPr>
              <w:delText>4.1 SPI Master Verification</w:delText>
            </w:r>
            <w:r w:rsidDel="008B5E53">
              <w:rPr>
                <w:noProof/>
                <w:webHidden/>
                <w:rtl/>
              </w:rPr>
              <w:tab/>
              <w:delText>19</w:delText>
            </w:r>
          </w:del>
        </w:p>
        <w:p w:rsidR="00D278D3" w:rsidDel="008B5E53" w:rsidRDefault="00D278D3" w:rsidP="008B5E53">
          <w:pPr>
            <w:pStyle w:val="TOC2"/>
            <w:tabs>
              <w:tab w:val="right" w:leader="dot" w:pos="8296"/>
            </w:tabs>
            <w:rPr>
              <w:del w:id="400" w:author="Beeri" w:date="2011-12-09T09:47:00Z"/>
              <w:noProof/>
              <w:rtl/>
              <w:lang w:bidi="he-IL"/>
            </w:rPr>
            <w:pPrChange w:id="401" w:author="Beeri" w:date="2011-12-09T09:47:00Z">
              <w:pPr>
                <w:pStyle w:val="TOC2"/>
                <w:tabs>
                  <w:tab w:val="right" w:leader="dot" w:pos="8296"/>
                </w:tabs>
              </w:pPr>
            </w:pPrChange>
          </w:pPr>
          <w:del w:id="402" w:author="Beeri" w:date="2011-12-09T09:47:00Z">
            <w:r w:rsidRPr="008B5E53" w:rsidDel="008B5E53">
              <w:rPr>
                <w:noProof/>
                <w:rPrChange w:id="403" w:author="Beeri" w:date="2011-12-09T09:47:00Z">
                  <w:rPr>
                    <w:rStyle w:val="Hyperlink"/>
                    <w:noProof/>
                  </w:rPr>
                </w:rPrChange>
              </w:rPr>
              <w:delText>4.2 SPI Slave Verification</w:delText>
            </w:r>
            <w:r w:rsidDel="008B5E53">
              <w:rPr>
                <w:noProof/>
                <w:webHidden/>
                <w:rtl/>
              </w:rPr>
              <w:tab/>
              <w:delText>19</w:delText>
            </w:r>
          </w:del>
        </w:p>
        <w:p w:rsidR="00D278D3" w:rsidDel="008B5E53" w:rsidRDefault="00D278D3" w:rsidP="008B5E53">
          <w:pPr>
            <w:pStyle w:val="TOC2"/>
            <w:tabs>
              <w:tab w:val="right" w:leader="dot" w:pos="8296"/>
            </w:tabs>
            <w:rPr>
              <w:del w:id="404" w:author="Beeri" w:date="2011-12-09T09:47:00Z"/>
              <w:noProof/>
              <w:rtl/>
              <w:lang w:bidi="he-IL"/>
            </w:rPr>
            <w:pPrChange w:id="405" w:author="Beeri" w:date="2011-12-09T09:47:00Z">
              <w:pPr>
                <w:pStyle w:val="TOC2"/>
                <w:tabs>
                  <w:tab w:val="right" w:leader="dot" w:pos="8296"/>
                </w:tabs>
              </w:pPr>
            </w:pPrChange>
          </w:pPr>
          <w:del w:id="406" w:author="Beeri" w:date="2011-12-09T09:47:00Z">
            <w:r w:rsidRPr="008B5E53" w:rsidDel="008B5E53">
              <w:rPr>
                <w:noProof/>
                <w:rPrChange w:id="407" w:author="Beeri" w:date="2011-12-09T09:47:00Z">
                  <w:rPr>
                    <w:rStyle w:val="Hyperlink"/>
                    <w:noProof/>
                  </w:rPr>
                </w:rPrChange>
              </w:rPr>
              <w:delText>4.3 SPI Top Verification</w:delText>
            </w:r>
            <w:r w:rsidDel="008B5E53">
              <w:rPr>
                <w:noProof/>
                <w:webHidden/>
                <w:rtl/>
              </w:rPr>
              <w:tab/>
              <w:delText>19</w:delText>
            </w:r>
          </w:del>
        </w:p>
        <w:p w:rsidR="00D278D3" w:rsidDel="008B5E53" w:rsidRDefault="00D278D3" w:rsidP="008B5E53">
          <w:pPr>
            <w:pStyle w:val="TOC2"/>
            <w:tabs>
              <w:tab w:val="right" w:leader="dot" w:pos="8296"/>
            </w:tabs>
            <w:rPr>
              <w:del w:id="408" w:author="Beeri" w:date="2011-12-09T09:47:00Z"/>
              <w:noProof/>
              <w:rtl/>
              <w:lang w:bidi="he-IL"/>
            </w:rPr>
            <w:pPrChange w:id="409" w:author="Beeri" w:date="2011-12-09T09:47:00Z">
              <w:pPr>
                <w:pStyle w:val="TOC2"/>
                <w:tabs>
                  <w:tab w:val="right" w:leader="dot" w:pos="8296"/>
                </w:tabs>
              </w:pPr>
            </w:pPrChange>
          </w:pPr>
          <w:del w:id="410" w:author="Beeri" w:date="2011-12-09T09:47:00Z">
            <w:r w:rsidRPr="008B5E53" w:rsidDel="008B5E53">
              <w:rPr>
                <w:noProof/>
                <w:rPrChange w:id="411" w:author="Beeri" w:date="2011-12-09T09:47:00Z">
                  <w:rPr>
                    <w:rStyle w:val="Hyperlink"/>
                    <w:noProof/>
                  </w:rPr>
                </w:rPrChange>
              </w:rPr>
              <w:delText>4.4 Architecture Top Verification</w:delText>
            </w:r>
            <w:r w:rsidDel="008B5E53">
              <w:rPr>
                <w:noProof/>
                <w:webHidden/>
                <w:rtl/>
              </w:rPr>
              <w:tab/>
              <w:delText>19</w:delText>
            </w:r>
          </w:del>
        </w:p>
        <w:p w:rsidR="00D278D3" w:rsidDel="008B5E53" w:rsidRDefault="00D278D3" w:rsidP="008B5E53">
          <w:pPr>
            <w:pStyle w:val="TOC1"/>
            <w:rPr>
              <w:del w:id="412" w:author="Beeri" w:date="2011-12-09T09:47:00Z"/>
              <w:noProof/>
              <w:rtl/>
              <w:lang w:bidi="he-IL"/>
            </w:rPr>
            <w:pPrChange w:id="413" w:author="Beeri" w:date="2011-12-09T09:47:00Z">
              <w:pPr>
                <w:pStyle w:val="TOC1"/>
              </w:pPr>
            </w:pPrChange>
          </w:pPr>
          <w:del w:id="414" w:author="Beeri" w:date="2011-12-09T09:47:00Z">
            <w:r w:rsidRPr="008B5E53" w:rsidDel="008B5E53">
              <w:rPr>
                <w:noProof/>
                <w:rPrChange w:id="415" w:author="Beeri" w:date="2011-12-09T09:47:00Z">
                  <w:rPr>
                    <w:rStyle w:val="Hyperlink"/>
                    <w:noProof/>
                  </w:rPr>
                </w:rPrChange>
              </w:rPr>
              <w:delText>5. Summary</w:delText>
            </w:r>
            <w:r w:rsidDel="008B5E53">
              <w:rPr>
                <w:noProof/>
                <w:webHidden/>
                <w:rtl/>
              </w:rPr>
              <w:tab/>
              <w:delText>20</w:delText>
            </w:r>
          </w:del>
        </w:p>
        <w:p w:rsidR="00D278D3" w:rsidDel="008B5E53" w:rsidRDefault="00D278D3" w:rsidP="008B5E53">
          <w:pPr>
            <w:pStyle w:val="TOC1"/>
            <w:rPr>
              <w:del w:id="416" w:author="Beeri" w:date="2011-12-09T09:47:00Z"/>
              <w:noProof/>
              <w:rtl/>
              <w:lang w:bidi="he-IL"/>
            </w:rPr>
            <w:pPrChange w:id="417" w:author="Beeri" w:date="2011-12-09T09:47:00Z">
              <w:pPr>
                <w:pStyle w:val="TOC1"/>
              </w:pPr>
            </w:pPrChange>
          </w:pPr>
          <w:del w:id="418" w:author="Beeri" w:date="2011-12-09T09:47:00Z">
            <w:r w:rsidRPr="008B5E53" w:rsidDel="008B5E53">
              <w:rPr>
                <w:noProof/>
                <w:rPrChange w:id="419" w:author="Beeri" w:date="2011-12-09T09:47:00Z">
                  <w:rPr>
                    <w:rStyle w:val="Hyperlink"/>
                    <w:noProof/>
                  </w:rPr>
                </w:rPrChange>
              </w:rPr>
              <w:delText>6. Bibliography</w:delText>
            </w:r>
            <w:r w:rsidDel="008B5E53">
              <w:rPr>
                <w:noProof/>
                <w:webHidden/>
                <w:rtl/>
              </w:rPr>
              <w:tab/>
              <w:delText>21</w:delText>
            </w:r>
          </w:del>
        </w:p>
        <w:p w:rsidR="00D278D3" w:rsidDel="008B5E53" w:rsidRDefault="00D278D3" w:rsidP="008B5E53">
          <w:pPr>
            <w:pStyle w:val="TOC1"/>
            <w:rPr>
              <w:del w:id="420" w:author="Beeri" w:date="2011-12-09T09:47:00Z"/>
              <w:noProof/>
              <w:rtl/>
              <w:lang w:bidi="he-IL"/>
            </w:rPr>
            <w:pPrChange w:id="421" w:author="Beeri" w:date="2011-12-09T09:47:00Z">
              <w:pPr>
                <w:pStyle w:val="TOC1"/>
              </w:pPr>
            </w:pPrChange>
          </w:pPr>
          <w:del w:id="422" w:author="Beeri" w:date="2011-12-09T09:47:00Z">
            <w:r w:rsidRPr="008B5E53" w:rsidDel="008B5E53">
              <w:rPr>
                <w:noProof/>
                <w:rPrChange w:id="423" w:author="Beeri" w:date="2011-12-09T09:47:00Z">
                  <w:rPr>
                    <w:rStyle w:val="Hyperlink"/>
                    <w:noProof/>
                  </w:rPr>
                </w:rPrChange>
              </w:rPr>
              <w:delText>7. Appendix A – Block-Level Design</w:delText>
            </w:r>
            <w:r w:rsidDel="008B5E53">
              <w:rPr>
                <w:noProof/>
                <w:webHidden/>
                <w:rtl/>
              </w:rPr>
              <w:tab/>
              <w:delText>22</w:delText>
            </w:r>
          </w:del>
        </w:p>
        <w:p w:rsidR="00D278D3" w:rsidDel="008B5E53" w:rsidRDefault="00D278D3" w:rsidP="008B5E53">
          <w:pPr>
            <w:pStyle w:val="TOC2"/>
            <w:tabs>
              <w:tab w:val="right" w:leader="dot" w:pos="8296"/>
            </w:tabs>
            <w:rPr>
              <w:del w:id="424" w:author="Beeri" w:date="2011-12-09T09:47:00Z"/>
              <w:noProof/>
              <w:rtl/>
              <w:lang w:bidi="he-IL"/>
            </w:rPr>
            <w:pPrChange w:id="425" w:author="Beeri" w:date="2011-12-09T09:47:00Z">
              <w:pPr>
                <w:pStyle w:val="TOC2"/>
                <w:tabs>
                  <w:tab w:val="right" w:leader="dot" w:pos="8296"/>
                </w:tabs>
              </w:pPr>
            </w:pPrChange>
          </w:pPr>
          <w:del w:id="426" w:author="Beeri" w:date="2011-12-09T09:47:00Z">
            <w:r w:rsidRPr="008B5E53" w:rsidDel="008B5E53">
              <w:rPr>
                <w:noProof/>
                <w:rPrChange w:id="427" w:author="Beeri" w:date="2011-12-09T09:47:00Z">
                  <w:rPr>
                    <w:rStyle w:val="Hyperlink"/>
                    <w:noProof/>
                  </w:rPr>
                </w:rPrChange>
              </w:rPr>
              <w:delText>7.1 Wishbone Slave</w:delText>
            </w:r>
            <w:r w:rsidDel="008B5E53">
              <w:rPr>
                <w:noProof/>
                <w:webHidden/>
                <w:rtl/>
              </w:rPr>
              <w:tab/>
              <w:delText>22</w:delText>
            </w:r>
          </w:del>
        </w:p>
        <w:p w:rsidR="00D278D3" w:rsidDel="008B5E53" w:rsidRDefault="00D278D3" w:rsidP="008B5E53">
          <w:pPr>
            <w:pStyle w:val="TOC2"/>
            <w:tabs>
              <w:tab w:val="right" w:leader="dot" w:pos="8296"/>
            </w:tabs>
            <w:rPr>
              <w:del w:id="428" w:author="Beeri" w:date="2011-12-09T09:47:00Z"/>
              <w:noProof/>
              <w:rtl/>
              <w:lang w:bidi="he-IL"/>
            </w:rPr>
            <w:pPrChange w:id="429" w:author="Beeri" w:date="2011-12-09T09:47:00Z">
              <w:pPr>
                <w:pStyle w:val="TOC2"/>
                <w:tabs>
                  <w:tab w:val="right" w:leader="dot" w:pos="8296"/>
                </w:tabs>
              </w:pPr>
            </w:pPrChange>
          </w:pPr>
          <w:del w:id="430" w:author="Beeri" w:date="2011-12-09T09:47:00Z">
            <w:r w:rsidRPr="008B5E53" w:rsidDel="008B5E53">
              <w:rPr>
                <w:noProof/>
                <w:rPrChange w:id="431" w:author="Beeri" w:date="2011-12-09T09:47:00Z">
                  <w:rPr>
                    <w:rStyle w:val="Hyperlink"/>
                    <w:noProof/>
                  </w:rPr>
                </w:rPrChange>
              </w:rPr>
              <w:delText>7.2 Message Pack Encoder</w:delText>
            </w:r>
            <w:r w:rsidDel="008B5E53">
              <w:rPr>
                <w:noProof/>
                <w:webHidden/>
                <w:rtl/>
              </w:rPr>
              <w:tab/>
              <w:delText>22</w:delText>
            </w:r>
          </w:del>
        </w:p>
        <w:p w:rsidR="00D278D3" w:rsidDel="008B5E53" w:rsidRDefault="00D278D3" w:rsidP="008B5E53">
          <w:pPr>
            <w:pStyle w:val="TOC2"/>
            <w:tabs>
              <w:tab w:val="right" w:leader="dot" w:pos="8296"/>
            </w:tabs>
            <w:rPr>
              <w:del w:id="432" w:author="Beeri" w:date="2011-12-09T09:47:00Z"/>
              <w:noProof/>
              <w:rtl/>
              <w:lang w:bidi="he-IL"/>
            </w:rPr>
            <w:pPrChange w:id="433" w:author="Beeri" w:date="2011-12-09T09:47:00Z">
              <w:pPr>
                <w:pStyle w:val="TOC2"/>
                <w:tabs>
                  <w:tab w:val="right" w:leader="dot" w:pos="8296"/>
                </w:tabs>
              </w:pPr>
            </w:pPrChange>
          </w:pPr>
          <w:del w:id="434" w:author="Beeri" w:date="2011-12-09T09:47:00Z">
            <w:r w:rsidRPr="008B5E53" w:rsidDel="008B5E53">
              <w:rPr>
                <w:noProof/>
                <w:rPrChange w:id="435" w:author="Beeri" w:date="2011-12-09T09:47:00Z">
                  <w:rPr>
                    <w:rStyle w:val="Hyperlink"/>
                    <w:noProof/>
                  </w:rPr>
                </w:rPrChange>
              </w:rPr>
              <w:delText>7.3 Message Pack Decoder</w:delText>
            </w:r>
            <w:r w:rsidDel="008B5E53">
              <w:rPr>
                <w:noProof/>
                <w:webHidden/>
                <w:rtl/>
              </w:rPr>
              <w:tab/>
              <w:delText>22</w:delText>
            </w:r>
          </w:del>
        </w:p>
        <w:p w:rsidR="00D278D3" w:rsidDel="008B5E53" w:rsidRDefault="00D278D3" w:rsidP="008B5E53">
          <w:pPr>
            <w:pStyle w:val="TOC2"/>
            <w:tabs>
              <w:tab w:val="right" w:leader="dot" w:pos="8296"/>
            </w:tabs>
            <w:rPr>
              <w:del w:id="436" w:author="Beeri" w:date="2011-12-09T09:47:00Z"/>
              <w:noProof/>
              <w:rtl/>
              <w:lang w:bidi="he-IL"/>
            </w:rPr>
            <w:pPrChange w:id="437" w:author="Beeri" w:date="2011-12-09T09:47:00Z">
              <w:pPr>
                <w:pStyle w:val="TOC2"/>
                <w:tabs>
                  <w:tab w:val="right" w:leader="dot" w:pos="8296"/>
                </w:tabs>
              </w:pPr>
            </w:pPrChange>
          </w:pPr>
          <w:del w:id="438" w:author="Beeri" w:date="2011-12-09T09:47:00Z">
            <w:r w:rsidRPr="008B5E53" w:rsidDel="008B5E53">
              <w:rPr>
                <w:noProof/>
                <w:rPrChange w:id="439" w:author="Beeri" w:date="2011-12-09T09:47:00Z">
                  <w:rPr>
                    <w:rStyle w:val="Hyperlink"/>
                    <w:noProof/>
                  </w:rPr>
                </w:rPrChange>
              </w:rPr>
              <w:delText>7.4 RAM Controller</w:delText>
            </w:r>
            <w:r w:rsidDel="008B5E53">
              <w:rPr>
                <w:noProof/>
                <w:webHidden/>
                <w:rtl/>
              </w:rPr>
              <w:tab/>
              <w:delText>22</w:delText>
            </w:r>
          </w:del>
        </w:p>
        <w:p w:rsidR="00A432FE" w:rsidRPr="000B2E43" w:rsidRDefault="000A1FAD" w:rsidP="008B5E53">
          <w:pPr>
            <w:jc w:val="both"/>
            <w:rPr>
              <w:rFonts w:asciiTheme="majorBidi" w:hAnsiTheme="majorBidi" w:cstheme="majorBidi"/>
              <w:sz w:val="20"/>
              <w:szCs w:val="20"/>
            </w:rPr>
            <w:pPrChange w:id="440" w:author="Beeri" w:date="2011-12-09T09:47:00Z">
              <w:pPr>
                <w:jc w:val="both"/>
              </w:pPr>
            </w:pPrChange>
          </w:pPr>
          <w:r w:rsidRPr="000B2E43">
            <w:rPr>
              <w:rFonts w:asciiTheme="majorBidi" w:hAnsiTheme="majorBidi" w:cstheme="majorBidi"/>
              <w:sz w:val="20"/>
              <w:szCs w:val="20"/>
            </w:rPr>
            <w:fldChar w:fldCharType="end"/>
          </w:r>
        </w:p>
      </w:sdtContent>
    </w:sdt>
    <w:p w:rsidR="00A432FE" w:rsidRDefault="00A432FE" w:rsidP="00A432FE">
      <w:pPr>
        <w:jc w:val="both"/>
      </w:pPr>
    </w:p>
    <w:p w:rsidR="00A432FE" w:rsidRDefault="00A432FE" w:rsidP="00A432FE">
      <w:pPr>
        <w:spacing w:after="200" w:line="276" w:lineRule="auto"/>
        <w:jc w:val="both"/>
      </w:pPr>
      <w:r>
        <w:br w:type="page"/>
      </w:r>
    </w:p>
    <w:p w:rsidR="00A432FE" w:rsidRDefault="00A432FE" w:rsidP="00A432FE">
      <w:pPr>
        <w:pStyle w:val="Heading1"/>
      </w:pPr>
      <w:bookmarkStart w:id="441" w:name="_Toc311187360"/>
      <w:r>
        <w:lastRenderedPageBreak/>
        <w:t>List of Tables</w:t>
      </w:r>
      <w:bookmarkEnd w:id="441"/>
    </w:p>
    <w:p w:rsidR="008B5E53" w:rsidRDefault="000A1FAD" w:rsidP="008B5E53">
      <w:pPr>
        <w:pStyle w:val="TableofFigures"/>
        <w:tabs>
          <w:tab w:val="right" w:leader="dot" w:pos="8296"/>
        </w:tabs>
        <w:rPr>
          <w:ins w:id="442" w:author="Beeri" w:date="2011-12-09T09:47:00Z"/>
          <w:rFonts w:asciiTheme="minorHAnsi" w:eastAsiaTheme="minorEastAsia" w:hAnsiTheme="minorHAnsi" w:cstheme="minorBidi"/>
          <w:noProof/>
          <w:sz w:val="22"/>
          <w:szCs w:val="22"/>
          <w:rtl/>
        </w:rPr>
        <w:pPrChange w:id="443" w:author="Beeri" w:date="2011-12-09T09:47:00Z">
          <w:pPr>
            <w:pStyle w:val="TableofFigures"/>
            <w:tabs>
              <w:tab w:val="right" w:leader="dot" w:pos="8296"/>
            </w:tabs>
            <w:bidi/>
          </w:pPr>
        </w:pPrChange>
      </w:pPr>
      <w:r>
        <w:fldChar w:fldCharType="begin"/>
      </w:r>
      <w:r w:rsidR="00766B6B">
        <w:instrText xml:space="preserve"> TOC \c "Table" </w:instrText>
      </w:r>
      <w:r>
        <w:fldChar w:fldCharType="separate"/>
      </w:r>
      <w:ins w:id="444" w:author="Beeri" w:date="2011-12-09T09:47:00Z">
        <w:r w:rsidR="008B5E53">
          <w:rPr>
            <w:noProof/>
          </w:rPr>
          <w:t>Table 1 - SPI Master Pinout Description</w:t>
        </w:r>
        <w:r w:rsidR="008B5E53">
          <w:rPr>
            <w:noProof/>
            <w:rtl/>
          </w:rPr>
          <w:tab/>
        </w:r>
        <w:r w:rsidR="008B5E53">
          <w:rPr>
            <w:noProof/>
            <w:rtl/>
          </w:rPr>
          <w:fldChar w:fldCharType="begin"/>
        </w:r>
        <w:r w:rsidR="008B5E53">
          <w:rPr>
            <w:noProof/>
            <w:rtl/>
          </w:rPr>
          <w:instrText xml:space="preserve"> </w:instrText>
        </w:r>
        <w:r w:rsidR="008B5E53">
          <w:rPr>
            <w:noProof/>
          </w:rPr>
          <w:instrText>PAGEREF</w:instrText>
        </w:r>
        <w:r w:rsidR="008B5E53">
          <w:rPr>
            <w:noProof/>
            <w:rtl/>
          </w:rPr>
          <w:instrText xml:space="preserve"> _</w:instrText>
        </w:r>
        <w:r w:rsidR="008B5E53">
          <w:rPr>
            <w:noProof/>
          </w:rPr>
          <w:instrText>Toc311187427 \h</w:instrText>
        </w:r>
        <w:r w:rsidR="008B5E53">
          <w:rPr>
            <w:noProof/>
            <w:rtl/>
          </w:rPr>
          <w:instrText xml:space="preserve"> </w:instrText>
        </w:r>
        <w:r w:rsidR="008B5E53">
          <w:rPr>
            <w:noProof/>
            <w:rtl/>
          </w:rPr>
        </w:r>
      </w:ins>
      <w:r w:rsidR="008B5E53">
        <w:rPr>
          <w:noProof/>
          <w:rtl/>
        </w:rPr>
        <w:fldChar w:fldCharType="separate"/>
      </w:r>
      <w:ins w:id="445" w:author="Beeri" w:date="2011-12-09T09:47:00Z">
        <w:r w:rsidR="008B5E53">
          <w:rPr>
            <w:noProof/>
            <w:rtl/>
          </w:rPr>
          <w:t>12</w:t>
        </w:r>
        <w:r w:rsidR="008B5E53">
          <w:rPr>
            <w:noProof/>
            <w:rtl/>
          </w:rPr>
          <w:fldChar w:fldCharType="end"/>
        </w:r>
      </w:ins>
    </w:p>
    <w:p w:rsidR="008B5E53" w:rsidRDefault="008B5E53" w:rsidP="008B5E53">
      <w:pPr>
        <w:pStyle w:val="TableofFigures"/>
        <w:tabs>
          <w:tab w:val="right" w:leader="dot" w:pos="8296"/>
        </w:tabs>
        <w:rPr>
          <w:ins w:id="446" w:author="Beeri" w:date="2011-12-09T09:47:00Z"/>
          <w:rFonts w:asciiTheme="minorHAnsi" w:eastAsiaTheme="minorEastAsia" w:hAnsiTheme="minorHAnsi" w:cstheme="minorBidi"/>
          <w:noProof/>
          <w:sz w:val="22"/>
          <w:szCs w:val="22"/>
          <w:rtl/>
        </w:rPr>
        <w:pPrChange w:id="447" w:author="Beeri" w:date="2011-12-09T09:47:00Z">
          <w:pPr>
            <w:pStyle w:val="TableofFigures"/>
            <w:tabs>
              <w:tab w:val="right" w:leader="dot" w:pos="8296"/>
            </w:tabs>
            <w:bidi/>
          </w:pPr>
        </w:pPrChange>
      </w:pPr>
      <w:ins w:id="448" w:author="Beeri" w:date="2011-12-09T09:47:00Z">
        <w:r>
          <w:rPr>
            <w:noProof/>
          </w:rPr>
          <w:t>Table 2 - SPI Master Generic Parameters</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Toc311187428 \h</w:instrText>
        </w:r>
        <w:r>
          <w:rPr>
            <w:noProof/>
            <w:rtl/>
          </w:rPr>
          <w:instrText xml:space="preserve"> </w:instrText>
        </w:r>
        <w:r>
          <w:rPr>
            <w:noProof/>
            <w:rtl/>
          </w:rPr>
        </w:r>
      </w:ins>
      <w:r>
        <w:rPr>
          <w:noProof/>
          <w:rtl/>
        </w:rPr>
        <w:fldChar w:fldCharType="separate"/>
      </w:r>
      <w:ins w:id="449" w:author="Beeri" w:date="2011-12-09T09:47:00Z">
        <w:r>
          <w:rPr>
            <w:noProof/>
            <w:rtl/>
          </w:rPr>
          <w:t>13</w:t>
        </w:r>
        <w:r>
          <w:rPr>
            <w:noProof/>
            <w:rtl/>
          </w:rPr>
          <w:fldChar w:fldCharType="end"/>
        </w:r>
      </w:ins>
    </w:p>
    <w:p w:rsidR="008B5E53" w:rsidRDefault="008B5E53" w:rsidP="008B5E53">
      <w:pPr>
        <w:pStyle w:val="TableofFigures"/>
        <w:tabs>
          <w:tab w:val="right" w:leader="dot" w:pos="8296"/>
        </w:tabs>
        <w:rPr>
          <w:ins w:id="450" w:author="Beeri" w:date="2011-12-09T09:47:00Z"/>
          <w:rFonts w:asciiTheme="minorHAnsi" w:eastAsiaTheme="minorEastAsia" w:hAnsiTheme="minorHAnsi" w:cstheme="minorBidi"/>
          <w:noProof/>
          <w:sz w:val="22"/>
          <w:szCs w:val="22"/>
          <w:rtl/>
        </w:rPr>
        <w:pPrChange w:id="451" w:author="Beeri" w:date="2011-12-09T09:47:00Z">
          <w:pPr>
            <w:pStyle w:val="TableofFigures"/>
            <w:tabs>
              <w:tab w:val="right" w:leader="dot" w:pos="8296"/>
            </w:tabs>
            <w:bidi/>
          </w:pPr>
        </w:pPrChange>
      </w:pPr>
      <w:ins w:id="452" w:author="Beeri" w:date="2011-12-09T09:47:00Z">
        <w:r>
          <w:rPr>
            <w:noProof/>
          </w:rPr>
          <w:t>Table 3 - SPI Slave Pinout Description</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Toc311187429 \h</w:instrText>
        </w:r>
        <w:r>
          <w:rPr>
            <w:noProof/>
            <w:rtl/>
          </w:rPr>
          <w:instrText xml:space="preserve"> </w:instrText>
        </w:r>
        <w:r>
          <w:rPr>
            <w:noProof/>
            <w:rtl/>
          </w:rPr>
        </w:r>
      </w:ins>
      <w:r>
        <w:rPr>
          <w:noProof/>
          <w:rtl/>
        </w:rPr>
        <w:fldChar w:fldCharType="separate"/>
      </w:r>
      <w:ins w:id="453" w:author="Beeri" w:date="2011-12-09T09:47:00Z">
        <w:r>
          <w:rPr>
            <w:noProof/>
            <w:rtl/>
          </w:rPr>
          <w:t>17</w:t>
        </w:r>
        <w:r>
          <w:rPr>
            <w:noProof/>
            <w:rtl/>
          </w:rPr>
          <w:fldChar w:fldCharType="end"/>
        </w:r>
      </w:ins>
    </w:p>
    <w:p w:rsidR="008B5E53" w:rsidRDefault="008B5E53" w:rsidP="008B5E53">
      <w:pPr>
        <w:pStyle w:val="TableofFigures"/>
        <w:tabs>
          <w:tab w:val="right" w:leader="dot" w:pos="8296"/>
        </w:tabs>
        <w:rPr>
          <w:ins w:id="454" w:author="Beeri" w:date="2011-12-09T09:47:00Z"/>
          <w:rFonts w:asciiTheme="minorHAnsi" w:eastAsiaTheme="minorEastAsia" w:hAnsiTheme="minorHAnsi" w:cstheme="minorBidi"/>
          <w:noProof/>
          <w:sz w:val="22"/>
          <w:szCs w:val="22"/>
          <w:rtl/>
        </w:rPr>
        <w:pPrChange w:id="455" w:author="Beeri" w:date="2011-12-09T09:47:00Z">
          <w:pPr>
            <w:pStyle w:val="TableofFigures"/>
            <w:tabs>
              <w:tab w:val="right" w:leader="dot" w:pos="8296"/>
            </w:tabs>
            <w:bidi/>
          </w:pPr>
        </w:pPrChange>
      </w:pPr>
      <w:ins w:id="456" w:author="Beeri" w:date="2011-12-09T09:47:00Z">
        <w:r>
          <w:rPr>
            <w:noProof/>
          </w:rPr>
          <w:t>Table 4 - SPI Slave Generic Parameters</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Toc311187430 \h</w:instrText>
        </w:r>
        <w:r>
          <w:rPr>
            <w:noProof/>
            <w:rtl/>
          </w:rPr>
          <w:instrText xml:space="preserve"> </w:instrText>
        </w:r>
        <w:r>
          <w:rPr>
            <w:noProof/>
            <w:rtl/>
          </w:rPr>
        </w:r>
      </w:ins>
      <w:r>
        <w:rPr>
          <w:noProof/>
          <w:rtl/>
        </w:rPr>
        <w:fldChar w:fldCharType="separate"/>
      </w:r>
      <w:ins w:id="457" w:author="Beeri" w:date="2011-12-09T09:47:00Z">
        <w:r>
          <w:rPr>
            <w:noProof/>
            <w:rtl/>
          </w:rPr>
          <w:t>18</w:t>
        </w:r>
        <w:r>
          <w:rPr>
            <w:noProof/>
            <w:rtl/>
          </w:rPr>
          <w:fldChar w:fldCharType="end"/>
        </w:r>
      </w:ins>
    </w:p>
    <w:p w:rsidR="008B5E53" w:rsidRDefault="008B5E53" w:rsidP="008B5E53">
      <w:pPr>
        <w:pStyle w:val="TableofFigures"/>
        <w:tabs>
          <w:tab w:val="right" w:leader="dot" w:pos="8296"/>
        </w:tabs>
        <w:rPr>
          <w:ins w:id="458" w:author="Beeri" w:date="2011-12-09T09:47:00Z"/>
          <w:rFonts w:asciiTheme="minorHAnsi" w:eastAsiaTheme="minorEastAsia" w:hAnsiTheme="minorHAnsi" w:cstheme="minorBidi"/>
          <w:noProof/>
          <w:sz w:val="22"/>
          <w:szCs w:val="22"/>
          <w:rtl/>
        </w:rPr>
        <w:pPrChange w:id="459" w:author="Beeri" w:date="2011-12-09T09:47:00Z">
          <w:pPr>
            <w:pStyle w:val="TableofFigures"/>
            <w:tabs>
              <w:tab w:val="right" w:leader="dot" w:pos="8296"/>
            </w:tabs>
            <w:bidi/>
          </w:pPr>
        </w:pPrChange>
      </w:pPr>
      <w:ins w:id="460" w:author="Beeri" w:date="2011-12-09T09:47:00Z">
        <w:r>
          <w:rPr>
            <w:noProof/>
          </w:rPr>
          <w:t>Table 5 - SPI Master Tests List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Toc311187431 \h</w:instrText>
        </w:r>
        <w:r>
          <w:rPr>
            <w:noProof/>
            <w:rtl/>
          </w:rPr>
          <w:instrText xml:space="preserve"> </w:instrText>
        </w:r>
        <w:r>
          <w:rPr>
            <w:noProof/>
            <w:rtl/>
          </w:rPr>
        </w:r>
      </w:ins>
      <w:r>
        <w:rPr>
          <w:noProof/>
          <w:rtl/>
        </w:rPr>
        <w:fldChar w:fldCharType="separate"/>
      </w:r>
      <w:ins w:id="461" w:author="Beeri" w:date="2011-12-09T09:47:00Z">
        <w:r>
          <w:rPr>
            <w:noProof/>
            <w:rtl/>
          </w:rPr>
          <w:t>28</w:t>
        </w:r>
        <w:r>
          <w:rPr>
            <w:noProof/>
            <w:rtl/>
          </w:rPr>
          <w:fldChar w:fldCharType="end"/>
        </w:r>
      </w:ins>
    </w:p>
    <w:p w:rsidR="008B5E53" w:rsidRDefault="008B5E53" w:rsidP="008B5E53">
      <w:pPr>
        <w:pStyle w:val="TableofFigures"/>
        <w:tabs>
          <w:tab w:val="right" w:leader="dot" w:pos="8296"/>
        </w:tabs>
        <w:rPr>
          <w:ins w:id="462" w:author="Beeri" w:date="2011-12-09T09:47:00Z"/>
          <w:rFonts w:asciiTheme="minorHAnsi" w:eastAsiaTheme="minorEastAsia" w:hAnsiTheme="minorHAnsi" w:cstheme="minorBidi"/>
          <w:noProof/>
          <w:sz w:val="22"/>
          <w:szCs w:val="22"/>
          <w:rtl/>
        </w:rPr>
        <w:pPrChange w:id="463" w:author="Beeri" w:date="2011-12-09T09:47:00Z">
          <w:pPr>
            <w:pStyle w:val="TableofFigures"/>
            <w:tabs>
              <w:tab w:val="right" w:leader="dot" w:pos="8296"/>
            </w:tabs>
            <w:bidi/>
          </w:pPr>
        </w:pPrChange>
      </w:pPr>
      <w:ins w:id="464" w:author="Beeri" w:date="2011-12-09T09:47:00Z">
        <w:r>
          <w:rPr>
            <w:noProof/>
          </w:rPr>
          <w:t>Table 6 - SPI Master Found Bugs List</w:t>
        </w:r>
        <w:r>
          <w:rPr>
            <w:noProof/>
            <w:rtl/>
          </w:rPr>
          <w:tab/>
        </w:r>
        <w:r>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Toc311187432 \h</w:instrText>
        </w:r>
        <w:r>
          <w:rPr>
            <w:noProof/>
            <w:rtl/>
          </w:rPr>
          <w:instrText xml:space="preserve"> </w:instrText>
        </w:r>
        <w:r>
          <w:rPr>
            <w:noProof/>
            <w:rtl/>
          </w:rPr>
        </w:r>
      </w:ins>
      <w:r>
        <w:rPr>
          <w:noProof/>
          <w:rtl/>
        </w:rPr>
        <w:fldChar w:fldCharType="separate"/>
      </w:r>
      <w:ins w:id="465" w:author="Beeri" w:date="2011-12-09T09:47:00Z">
        <w:r>
          <w:rPr>
            <w:noProof/>
            <w:rtl/>
          </w:rPr>
          <w:t>29</w:t>
        </w:r>
        <w:r>
          <w:rPr>
            <w:noProof/>
            <w:rtl/>
          </w:rPr>
          <w:fldChar w:fldCharType="end"/>
        </w:r>
      </w:ins>
    </w:p>
    <w:p w:rsidR="00087748" w:rsidDel="008B5E53" w:rsidRDefault="00087748" w:rsidP="008B5E53">
      <w:pPr>
        <w:pStyle w:val="TableofFigures"/>
        <w:tabs>
          <w:tab w:val="right" w:leader="dot" w:pos="8296"/>
        </w:tabs>
        <w:rPr>
          <w:del w:id="466" w:author="Beeri" w:date="2011-12-09T09:47:00Z"/>
          <w:rFonts w:asciiTheme="minorHAnsi" w:eastAsiaTheme="minorEastAsia" w:hAnsiTheme="minorHAnsi" w:cstheme="minorBidi"/>
          <w:noProof/>
          <w:sz w:val="22"/>
          <w:szCs w:val="22"/>
          <w:rtl/>
        </w:rPr>
        <w:pPrChange w:id="467" w:author="Beeri" w:date="2011-12-09T09:47:00Z">
          <w:pPr>
            <w:pStyle w:val="TableofFigures"/>
            <w:tabs>
              <w:tab w:val="right" w:leader="dot" w:pos="8296"/>
            </w:tabs>
          </w:pPr>
        </w:pPrChange>
      </w:pPr>
      <w:del w:id="468" w:author="Beeri" w:date="2011-12-09T09:47:00Z">
        <w:r w:rsidDel="008B5E53">
          <w:rPr>
            <w:noProof/>
          </w:rPr>
          <w:delText>Table 1 - SPI Master Pinout Description</w:delText>
        </w:r>
        <w:r w:rsidDel="008B5E53">
          <w:rPr>
            <w:noProof/>
            <w:rtl/>
          </w:rPr>
          <w:tab/>
          <w:delText>11</w:delText>
        </w:r>
      </w:del>
    </w:p>
    <w:p w:rsidR="00087748" w:rsidDel="008B5E53" w:rsidRDefault="00087748" w:rsidP="008B5E53">
      <w:pPr>
        <w:pStyle w:val="TableofFigures"/>
        <w:tabs>
          <w:tab w:val="right" w:leader="dot" w:pos="8296"/>
        </w:tabs>
        <w:rPr>
          <w:del w:id="469" w:author="Beeri" w:date="2011-12-09T09:47:00Z"/>
          <w:rFonts w:asciiTheme="minorHAnsi" w:eastAsiaTheme="minorEastAsia" w:hAnsiTheme="minorHAnsi" w:cstheme="minorBidi"/>
          <w:noProof/>
          <w:sz w:val="22"/>
          <w:szCs w:val="22"/>
          <w:rtl/>
        </w:rPr>
        <w:pPrChange w:id="470" w:author="Beeri" w:date="2011-12-09T09:47:00Z">
          <w:pPr>
            <w:pStyle w:val="TableofFigures"/>
            <w:tabs>
              <w:tab w:val="right" w:leader="dot" w:pos="8296"/>
            </w:tabs>
          </w:pPr>
        </w:pPrChange>
      </w:pPr>
      <w:del w:id="471" w:author="Beeri" w:date="2011-12-09T09:47:00Z">
        <w:r w:rsidDel="008B5E53">
          <w:rPr>
            <w:noProof/>
          </w:rPr>
          <w:delText>Table 2 - SPI Master Generic Parameters</w:delText>
        </w:r>
        <w:r w:rsidDel="008B5E53">
          <w:rPr>
            <w:noProof/>
            <w:rtl/>
          </w:rPr>
          <w:tab/>
          <w:delText>12</w:delText>
        </w:r>
      </w:del>
    </w:p>
    <w:p w:rsidR="00087748" w:rsidDel="008B5E53" w:rsidRDefault="00087748" w:rsidP="008B5E53">
      <w:pPr>
        <w:pStyle w:val="TableofFigures"/>
        <w:tabs>
          <w:tab w:val="right" w:leader="dot" w:pos="8296"/>
        </w:tabs>
        <w:rPr>
          <w:del w:id="472" w:author="Beeri" w:date="2011-12-09T09:47:00Z"/>
          <w:rFonts w:asciiTheme="minorHAnsi" w:eastAsiaTheme="minorEastAsia" w:hAnsiTheme="minorHAnsi" w:cstheme="minorBidi"/>
          <w:noProof/>
          <w:sz w:val="22"/>
          <w:szCs w:val="22"/>
          <w:rtl/>
        </w:rPr>
        <w:pPrChange w:id="473" w:author="Beeri" w:date="2011-12-09T09:47:00Z">
          <w:pPr>
            <w:pStyle w:val="TableofFigures"/>
            <w:tabs>
              <w:tab w:val="right" w:leader="dot" w:pos="8296"/>
            </w:tabs>
          </w:pPr>
        </w:pPrChange>
      </w:pPr>
      <w:del w:id="474" w:author="Beeri" w:date="2011-12-09T09:47:00Z">
        <w:r w:rsidDel="008B5E53">
          <w:rPr>
            <w:noProof/>
          </w:rPr>
          <w:delText>Table 3 - SPI Slave Pinout Description</w:delText>
        </w:r>
        <w:r w:rsidDel="008B5E53">
          <w:rPr>
            <w:noProof/>
            <w:rtl/>
          </w:rPr>
          <w:tab/>
          <w:delText>16</w:delText>
        </w:r>
      </w:del>
    </w:p>
    <w:p w:rsidR="00087748" w:rsidDel="008B5E53" w:rsidRDefault="00087748" w:rsidP="008B5E53">
      <w:pPr>
        <w:pStyle w:val="TableofFigures"/>
        <w:tabs>
          <w:tab w:val="right" w:leader="dot" w:pos="8296"/>
        </w:tabs>
        <w:rPr>
          <w:del w:id="475" w:author="Beeri" w:date="2011-12-09T09:47:00Z"/>
          <w:rFonts w:asciiTheme="minorHAnsi" w:eastAsiaTheme="minorEastAsia" w:hAnsiTheme="minorHAnsi" w:cstheme="minorBidi"/>
          <w:noProof/>
          <w:sz w:val="22"/>
          <w:szCs w:val="22"/>
          <w:rtl/>
        </w:rPr>
        <w:pPrChange w:id="476" w:author="Beeri" w:date="2011-12-09T09:47:00Z">
          <w:pPr>
            <w:pStyle w:val="TableofFigures"/>
            <w:tabs>
              <w:tab w:val="right" w:leader="dot" w:pos="8296"/>
            </w:tabs>
          </w:pPr>
        </w:pPrChange>
      </w:pPr>
      <w:del w:id="477" w:author="Beeri" w:date="2011-12-09T09:47:00Z">
        <w:r w:rsidDel="008B5E53">
          <w:rPr>
            <w:noProof/>
          </w:rPr>
          <w:delText>Table 4 - SPI Slave Generic Parameters</w:delText>
        </w:r>
        <w:r w:rsidDel="008B5E53">
          <w:rPr>
            <w:noProof/>
            <w:rtl/>
          </w:rPr>
          <w:tab/>
          <w:delText>17</w:delText>
        </w:r>
      </w:del>
    </w:p>
    <w:p w:rsidR="00A432FE" w:rsidRDefault="000A1FAD" w:rsidP="008B5E53">
      <w:pPr>
        <w:pPrChange w:id="478" w:author="Beeri" w:date="2011-12-09T09:47:00Z">
          <w:pPr/>
        </w:pPrChange>
      </w:pPr>
      <w:r>
        <w:fldChar w:fldCharType="end"/>
      </w:r>
    </w:p>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Pr>
        <w:pStyle w:val="Heading1"/>
      </w:pPr>
      <w:bookmarkStart w:id="479" w:name="_Toc311187361"/>
      <w:r>
        <w:t>List of Figures</w:t>
      </w:r>
      <w:bookmarkEnd w:id="479"/>
    </w:p>
    <w:p w:rsidR="008B5E53" w:rsidRDefault="000A1FAD" w:rsidP="008B5E53">
      <w:pPr>
        <w:pStyle w:val="TableofFigures"/>
        <w:tabs>
          <w:tab w:val="right" w:leader="dot" w:pos="8296"/>
        </w:tabs>
        <w:rPr>
          <w:ins w:id="480" w:author="Beeri" w:date="2011-12-09T09:47:00Z"/>
          <w:rFonts w:asciiTheme="minorHAnsi" w:eastAsiaTheme="minorEastAsia" w:hAnsiTheme="minorHAnsi" w:cstheme="minorBidi"/>
          <w:noProof/>
          <w:sz w:val="22"/>
          <w:szCs w:val="22"/>
          <w:rtl/>
        </w:rPr>
        <w:pPrChange w:id="481" w:author="Beeri" w:date="2011-12-09T09:47:00Z">
          <w:pPr>
            <w:pStyle w:val="TableofFigures"/>
            <w:tabs>
              <w:tab w:val="right" w:leader="dot" w:pos="8296"/>
            </w:tabs>
            <w:bidi/>
          </w:pPr>
        </w:pPrChange>
      </w:pPr>
      <w:r>
        <w:fldChar w:fldCharType="begin"/>
      </w:r>
      <w:r w:rsidR="00721FCC">
        <w:instrText xml:space="preserve"> TOC \c "Figure" </w:instrText>
      </w:r>
      <w:r>
        <w:fldChar w:fldCharType="separate"/>
      </w:r>
      <w:ins w:id="482" w:author="Beeri" w:date="2011-12-09T09:47:00Z">
        <w:r w:rsidR="008B5E53">
          <w:rPr>
            <w:noProof/>
          </w:rPr>
          <w:t>Figure 1 - SPI Interface</w:t>
        </w:r>
        <w:r w:rsidR="008B5E53">
          <w:rPr>
            <w:noProof/>
            <w:rtl/>
          </w:rPr>
          <w:tab/>
        </w:r>
        <w:r w:rsidR="008B5E53">
          <w:rPr>
            <w:noProof/>
          </w:rPr>
          <w:fldChar w:fldCharType="begin"/>
        </w:r>
        <w:r w:rsidR="008B5E53">
          <w:rPr>
            <w:noProof/>
            <w:rtl/>
          </w:rPr>
          <w:instrText xml:space="preserve"> </w:instrText>
        </w:r>
        <w:r w:rsidR="008B5E53">
          <w:rPr>
            <w:noProof/>
          </w:rPr>
          <w:instrText>PAGEREF</w:instrText>
        </w:r>
        <w:r w:rsidR="008B5E53">
          <w:rPr>
            <w:noProof/>
            <w:rtl/>
          </w:rPr>
          <w:instrText xml:space="preserve"> _</w:instrText>
        </w:r>
        <w:r w:rsidR="008B5E53">
          <w:rPr>
            <w:noProof/>
          </w:rPr>
          <w:instrText>Toc311187433 \h</w:instrText>
        </w:r>
        <w:r w:rsidR="008B5E53">
          <w:rPr>
            <w:noProof/>
            <w:rtl/>
          </w:rPr>
          <w:instrText xml:space="preserve"> </w:instrText>
        </w:r>
        <w:r w:rsidR="008B5E53">
          <w:rPr>
            <w:noProof/>
          </w:rPr>
        </w:r>
      </w:ins>
      <w:r w:rsidR="008B5E53">
        <w:rPr>
          <w:noProof/>
        </w:rPr>
        <w:fldChar w:fldCharType="separate"/>
      </w:r>
      <w:ins w:id="483" w:author="Beeri" w:date="2011-12-09T09:47:00Z">
        <w:r w:rsidR="008B5E53">
          <w:rPr>
            <w:noProof/>
            <w:rtl/>
          </w:rPr>
          <w:t>9</w:t>
        </w:r>
        <w:r w:rsidR="008B5E53">
          <w:rPr>
            <w:noProof/>
          </w:rPr>
          <w:fldChar w:fldCharType="end"/>
        </w:r>
      </w:ins>
    </w:p>
    <w:p w:rsidR="008B5E53" w:rsidRDefault="008B5E53" w:rsidP="008B5E53">
      <w:pPr>
        <w:pStyle w:val="TableofFigures"/>
        <w:tabs>
          <w:tab w:val="right" w:leader="dot" w:pos="8296"/>
        </w:tabs>
        <w:rPr>
          <w:ins w:id="484" w:author="Beeri" w:date="2011-12-09T09:47:00Z"/>
          <w:rFonts w:asciiTheme="minorHAnsi" w:eastAsiaTheme="minorEastAsia" w:hAnsiTheme="minorHAnsi" w:cstheme="minorBidi"/>
          <w:noProof/>
          <w:sz w:val="22"/>
          <w:szCs w:val="22"/>
          <w:rtl/>
        </w:rPr>
        <w:pPrChange w:id="485" w:author="Beeri" w:date="2011-12-09T09:47:00Z">
          <w:pPr>
            <w:pStyle w:val="TableofFigures"/>
            <w:tabs>
              <w:tab w:val="right" w:leader="dot" w:pos="8296"/>
            </w:tabs>
            <w:bidi/>
          </w:pPr>
        </w:pPrChange>
      </w:pPr>
      <w:ins w:id="486" w:author="Beeri" w:date="2011-12-09T09:47:00Z">
        <w:r>
          <w:rPr>
            <w:noProof/>
          </w:rPr>
          <w:t xml:space="preserve">Figure </w:t>
        </w:r>
        <w:r>
          <w:rPr>
            <w:noProof/>
            <w:rtl/>
          </w:rPr>
          <w:t>2</w:t>
        </w:r>
        <w:r>
          <w:rPr>
            <w:noProof/>
          </w:rPr>
          <w:t xml:space="preserve"> - SPI Protocol Diagram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Toc311187434 \h</w:instrText>
        </w:r>
        <w:r>
          <w:rPr>
            <w:noProof/>
            <w:rtl/>
          </w:rPr>
          <w:instrText xml:space="preserve"> </w:instrText>
        </w:r>
        <w:r>
          <w:rPr>
            <w:noProof/>
          </w:rPr>
        </w:r>
      </w:ins>
      <w:r>
        <w:rPr>
          <w:noProof/>
        </w:rPr>
        <w:fldChar w:fldCharType="separate"/>
      </w:r>
      <w:ins w:id="487" w:author="Beeri" w:date="2011-12-09T09:47:00Z">
        <w:r>
          <w:rPr>
            <w:noProof/>
            <w:rtl/>
          </w:rPr>
          <w:t>10</w:t>
        </w:r>
        <w:r>
          <w:rPr>
            <w:noProof/>
          </w:rPr>
          <w:fldChar w:fldCharType="end"/>
        </w:r>
      </w:ins>
    </w:p>
    <w:p w:rsidR="008B5E53" w:rsidRDefault="008B5E53" w:rsidP="008B5E53">
      <w:pPr>
        <w:pStyle w:val="TableofFigures"/>
        <w:tabs>
          <w:tab w:val="right" w:leader="dot" w:pos="8296"/>
        </w:tabs>
        <w:rPr>
          <w:ins w:id="488" w:author="Beeri" w:date="2011-12-09T09:47:00Z"/>
          <w:rFonts w:asciiTheme="minorHAnsi" w:eastAsiaTheme="minorEastAsia" w:hAnsiTheme="minorHAnsi" w:cstheme="minorBidi"/>
          <w:noProof/>
          <w:sz w:val="22"/>
          <w:szCs w:val="22"/>
          <w:rtl/>
        </w:rPr>
        <w:pPrChange w:id="489" w:author="Beeri" w:date="2011-12-09T09:47:00Z">
          <w:pPr>
            <w:pStyle w:val="TableofFigures"/>
            <w:tabs>
              <w:tab w:val="right" w:leader="dot" w:pos="8296"/>
            </w:tabs>
            <w:bidi/>
          </w:pPr>
        </w:pPrChange>
      </w:pPr>
      <w:ins w:id="490" w:author="Beeri" w:date="2011-12-09T09:47:00Z">
        <w:r>
          <w:rPr>
            <w:noProof/>
          </w:rPr>
          <w:t>Figure 3 - SPI Master Pinout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Toc311187435 \h</w:instrText>
        </w:r>
        <w:r>
          <w:rPr>
            <w:noProof/>
            <w:rtl/>
          </w:rPr>
          <w:instrText xml:space="preserve"> </w:instrText>
        </w:r>
        <w:r>
          <w:rPr>
            <w:noProof/>
          </w:rPr>
        </w:r>
      </w:ins>
      <w:r>
        <w:rPr>
          <w:noProof/>
        </w:rPr>
        <w:fldChar w:fldCharType="separate"/>
      </w:r>
      <w:ins w:id="491" w:author="Beeri" w:date="2011-12-09T09:47:00Z">
        <w:r>
          <w:rPr>
            <w:noProof/>
            <w:rtl/>
          </w:rPr>
          <w:t>12</w:t>
        </w:r>
        <w:r>
          <w:rPr>
            <w:noProof/>
          </w:rPr>
          <w:fldChar w:fldCharType="end"/>
        </w:r>
      </w:ins>
    </w:p>
    <w:p w:rsidR="008B5E53" w:rsidRDefault="008B5E53" w:rsidP="008B5E53">
      <w:pPr>
        <w:pStyle w:val="TableofFigures"/>
        <w:tabs>
          <w:tab w:val="right" w:leader="dot" w:pos="8296"/>
        </w:tabs>
        <w:rPr>
          <w:ins w:id="492" w:author="Beeri" w:date="2011-12-09T09:47:00Z"/>
          <w:rFonts w:asciiTheme="minorHAnsi" w:eastAsiaTheme="minorEastAsia" w:hAnsiTheme="minorHAnsi" w:cstheme="minorBidi"/>
          <w:noProof/>
          <w:sz w:val="22"/>
          <w:szCs w:val="22"/>
          <w:rtl/>
        </w:rPr>
        <w:pPrChange w:id="493" w:author="Beeri" w:date="2011-12-09T09:47:00Z">
          <w:pPr>
            <w:pStyle w:val="TableofFigures"/>
            <w:tabs>
              <w:tab w:val="right" w:leader="dot" w:pos="8296"/>
            </w:tabs>
            <w:bidi/>
          </w:pPr>
        </w:pPrChange>
      </w:pPr>
      <w:ins w:id="494" w:author="Beeri" w:date="2011-12-09T09:47:00Z">
        <w:r>
          <w:rPr>
            <w:noProof/>
          </w:rPr>
          <w:t>Figure 4 - SPI Master Burst Waveform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Toc311187436 \h</w:instrText>
        </w:r>
        <w:r>
          <w:rPr>
            <w:noProof/>
            <w:rtl/>
          </w:rPr>
          <w:instrText xml:space="preserve"> </w:instrText>
        </w:r>
        <w:r>
          <w:rPr>
            <w:noProof/>
          </w:rPr>
        </w:r>
      </w:ins>
      <w:r>
        <w:rPr>
          <w:noProof/>
        </w:rPr>
        <w:fldChar w:fldCharType="separate"/>
      </w:r>
      <w:ins w:id="495" w:author="Beeri" w:date="2011-12-09T09:47:00Z">
        <w:r>
          <w:rPr>
            <w:noProof/>
            <w:rtl/>
          </w:rPr>
          <w:t>14</w:t>
        </w:r>
        <w:r>
          <w:rPr>
            <w:noProof/>
          </w:rPr>
          <w:fldChar w:fldCharType="end"/>
        </w:r>
      </w:ins>
    </w:p>
    <w:p w:rsidR="008B5E53" w:rsidRDefault="008B5E53" w:rsidP="008B5E53">
      <w:pPr>
        <w:pStyle w:val="TableofFigures"/>
        <w:tabs>
          <w:tab w:val="right" w:leader="dot" w:pos="8296"/>
        </w:tabs>
        <w:rPr>
          <w:ins w:id="496" w:author="Beeri" w:date="2011-12-09T09:47:00Z"/>
          <w:rFonts w:asciiTheme="minorHAnsi" w:eastAsiaTheme="minorEastAsia" w:hAnsiTheme="minorHAnsi" w:cstheme="minorBidi"/>
          <w:noProof/>
          <w:sz w:val="22"/>
          <w:szCs w:val="22"/>
          <w:rtl/>
        </w:rPr>
        <w:pPrChange w:id="497" w:author="Beeri" w:date="2011-12-09T09:47:00Z">
          <w:pPr>
            <w:pStyle w:val="TableofFigures"/>
            <w:tabs>
              <w:tab w:val="right" w:leader="dot" w:pos="8296"/>
            </w:tabs>
            <w:bidi/>
          </w:pPr>
        </w:pPrChange>
      </w:pPr>
      <w:ins w:id="498" w:author="Beeri" w:date="2011-12-09T09:47:00Z">
        <w:r>
          <w:rPr>
            <w:noProof/>
          </w:rPr>
          <w:t>Figure 5 - SPI Master Start and End of Burst Waveform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Toc311187437 \h</w:instrText>
        </w:r>
        <w:r>
          <w:rPr>
            <w:noProof/>
            <w:rtl/>
          </w:rPr>
          <w:instrText xml:space="preserve"> </w:instrText>
        </w:r>
        <w:r>
          <w:rPr>
            <w:noProof/>
          </w:rPr>
        </w:r>
      </w:ins>
      <w:r>
        <w:rPr>
          <w:noProof/>
        </w:rPr>
        <w:fldChar w:fldCharType="separate"/>
      </w:r>
      <w:ins w:id="499" w:author="Beeri" w:date="2011-12-09T09:47:00Z">
        <w:r>
          <w:rPr>
            <w:noProof/>
            <w:rtl/>
          </w:rPr>
          <w:t>15</w:t>
        </w:r>
        <w:r>
          <w:rPr>
            <w:noProof/>
          </w:rPr>
          <w:fldChar w:fldCharType="end"/>
        </w:r>
      </w:ins>
    </w:p>
    <w:p w:rsidR="008B5E53" w:rsidRDefault="008B5E53" w:rsidP="008B5E53">
      <w:pPr>
        <w:pStyle w:val="TableofFigures"/>
        <w:tabs>
          <w:tab w:val="right" w:leader="dot" w:pos="8296"/>
        </w:tabs>
        <w:rPr>
          <w:ins w:id="500" w:author="Beeri" w:date="2011-12-09T09:47:00Z"/>
          <w:rFonts w:asciiTheme="minorHAnsi" w:eastAsiaTheme="minorEastAsia" w:hAnsiTheme="minorHAnsi" w:cstheme="minorBidi"/>
          <w:noProof/>
          <w:sz w:val="22"/>
          <w:szCs w:val="22"/>
          <w:rtl/>
        </w:rPr>
        <w:pPrChange w:id="501" w:author="Beeri" w:date="2011-12-09T09:47:00Z">
          <w:pPr>
            <w:pStyle w:val="TableofFigures"/>
            <w:tabs>
              <w:tab w:val="right" w:leader="dot" w:pos="8296"/>
            </w:tabs>
            <w:bidi/>
          </w:pPr>
        </w:pPrChange>
      </w:pPr>
      <w:ins w:id="502" w:author="Beeri" w:date="2011-12-09T09:47:00Z">
        <w:r>
          <w:rPr>
            <w:noProof/>
          </w:rPr>
          <w:t>Figure 6 - SPI Slave Pinout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Toc311187438 \h</w:instrText>
        </w:r>
        <w:r>
          <w:rPr>
            <w:noProof/>
            <w:rtl/>
          </w:rPr>
          <w:instrText xml:space="preserve"> </w:instrText>
        </w:r>
        <w:r>
          <w:rPr>
            <w:noProof/>
          </w:rPr>
        </w:r>
      </w:ins>
      <w:r>
        <w:rPr>
          <w:noProof/>
        </w:rPr>
        <w:fldChar w:fldCharType="separate"/>
      </w:r>
      <w:ins w:id="503" w:author="Beeri" w:date="2011-12-09T09:47:00Z">
        <w:r>
          <w:rPr>
            <w:noProof/>
            <w:rtl/>
          </w:rPr>
          <w:t>17</w:t>
        </w:r>
        <w:r>
          <w:rPr>
            <w:noProof/>
          </w:rPr>
          <w:fldChar w:fldCharType="end"/>
        </w:r>
      </w:ins>
    </w:p>
    <w:p w:rsidR="008B5E53" w:rsidRDefault="008B5E53" w:rsidP="008B5E53">
      <w:pPr>
        <w:pStyle w:val="TableofFigures"/>
        <w:tabs>
          <w:tab w:val="right" w:leader="dot" w:pos="8296"/>
        </w:tabs>
        <w:rPr>
          <w:ins w:id="504" w:author="Beeri" w:date="2011-12-09T09:47:00Z"/>
          <w:rFonts w:asciiTheme="minorHAnsi" w:eastAsiaTheme="minorEastAsia" w:hAnsiTheme="minorHAnsi" w:cstheme="minorBidi"/>
          <w:noProof/>
          <w:sz w:val="22"/>
          <w:szCs w:val="22"/>
          <w:rtl/>
        </w:rPr>
        <w:pPrChange w:id="505" w:author="Beeri" w:date="2011-12-09T09:47:00Z">
          <w:pPr>
            <w:pStyle w:val="TableofFigures"/>
            <w:tabs>
              <w:tab w:val="right" w:leader="dot" w:pos="8296"/>
            </w:tabs>
            <w:bidi/>
          </w:pPr>
        </w:pPrChange>
      </w:pPr>
      <w:ins w:id="506" w:author="Beeri" w:date="2011-12-09T09:47:00Z">
        <w:r>
          <w:rPr>
            <w:noProof/>
          </w:rPr>
          <w:t>Figure 7 - SPI Slave Single Transaction Waveform</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Toc311187439 \h</w:instrText>
        </w:r>
        <w:r>
          <w:rPr>
            <w:noProof/>
            <w:rtl/>
          </w:rPr>
          <w:instrText xml:space="preserve"> </w:instrText>
        </w:r>
        <w:r>
          <w:rPr>
            <w:noProof/>
          </w:rPr>
        </w:r>
      </w:ins>
      <w:r>
        <w:rPr>
          <w:noProof/>
        </w:rPr>
        <w:fldChar w:fldCharType="separate"/>
      </w:r>
      <w:ins w:id="507" w:author="Beeri" w:date="2011-12-09T09:47:00Z">
        <w:r>
          <w:rPr>
            <w:noProof/>
            <w:rtl/>
          </w:rPr>
          <w:t>19</w:t>
        </w:r>
        <w:r>
          <w:rPr>
            <w:noProof/>
          </w:rPr>
          <w:fldChar w:fldCharType="end"/>
        </w:r>
      </w:ins>
    </w:p>
    <w:p w:rsidR="008B5E53" w:rsidRDefault="008B5E53" w:rsidP="008B5E53">
      <w:pPr>
        <w:pStyle w:val="TableofFigures"/>
        <w:tabs>
          <w:tab w:val="right" w:leader="dot" w:pos="8296"/>
        </w:tabs>
        <w:rPr>
          <w:ins w:id="508" w:author="Beeri" w:date="2011-12-09T09:47:00Z"/>
          <w:rFonts w:asciiTheme="minorHAnsi" w:eastAsiaTheme="minorEastAsia" w:hAnsiTheme="minorHAnsi" w:cstheme="minorBidi"/>
          <w:noProof/>
          <w:sz w:val="22"/>
          <w:szCs w:val="22"/>
          <w:rtl/>
        </w:rPr>
        <w:pPrChange w:id="509" w:author="Beeri" w:date="2011-12-09T09:47:00Z">
          <w:pPr>
            <w:pStyle w:val="TableofFigures"/>
            <w:tabs>
              <w:tab w:val="right" w:leader="dot" w:pos="8296"/>
            </w:tabs>
            <w:bidi/>
          </w:pPr>
        </w:pPrChange>
      </w:pPr>
      <w:ins w:id="510" w:author="Beeri" w:date="2011-12-09T09:47:00Z">
        <w:r>
          <w:rPr>
            <w:noProof/>
          </w:rPr>
          <w:t>Figure 8 - SPI Slave Multiple Transmissions Burst</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Toc311187440 \h</w:instrText>
        </w:r>
        <w:r>
          <w:rPr>
            <w:noProof/>
            <w:rtl/>
          </w:rPr>
          <w:instrText xml:space="preserve"> </w:instrText>
        </w:r>
        <w:r>
          <w:rPr>
            <w:noProof/>
          </w:rPr>
        </w:r>
      </w:ins>
      <w:r>
        <w:rPr>
          <w:noProof/>
        </w:rPr>
        <w:fldChar w:fldCharType="separate"/>
      </w:r>
      <w:ins w:id="511" w:author="Beeri" w:date="2011-12-09T09:47:00Z">
        <w:r>
          <w:rPr>
            <w:noProof/>
            <w:rtl/>
          </w:rPr>
          <w:t>20</w:t>
        </w:r>
        <w:r>
          <w:rPr>
            <w:noProof/>
          </w:rPr>
          <w:fldChar w:fldCharType="end"/>
        </w:r>
      </w:ins>
    </w:p>
    <w:p w:rsidR="008B5E53" w:rsidRDefault="008B5E53" w:rsidP="008B5E53">
      <w:pPr>
        <w:pStyle w:val="TableofFigures"/>
        <w:tabs>
          <w:tab w:val="right" w:leader="dot" w:pos="8296"/>
        </w:tabs>
        <w:rPr>
          <w:ins w:id="512" w:author="Beeri" w:date="2011-12-09T09:47:00Z"/>
          <w:rFonts w:asciiTheme="minorHAnsi" w:eastAsiaTheme="minorEastAsia" w:hAnsiTheme="minorHAnsi" w:cstheme="minorBidi"/>
          <w:noProof/>
          <w:sz w:val="22"/>
          <w:szCs w:val="22"/>
          <w:rtl/>
        </w:rPr>
        <w:pPrChange w:id="513" w:author="Beeri" w:date="2011-12-09T09:47:00Z">
          <w:pPr>
            <w:pStyle w:val="TableofFigures"/>
            <w:tabs>
              <w:tab w:val="right" w:leader="dot" w:pos="8296"/>
            </w:tabs>
            <w:bidi/>
          </w:pPr>
        </w:pPrChange>
      </w:pPr>
      <w:ins w:id="514" w:author="Beeri" w:date="2011-12-09T09:47:00Z">
        <w:r>
          <w:rPr>
            <w:noProof/>
          </w:rPr>
          <w:t>Figure 9 - Top Architecture</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Toc311187441 \h</w:instrText>
        </w:r>
        <w:r>
          <w:rPr>
            <w:noProof/>
            <w:rtl/>
          </w:rPr>
          <w:instrText xml:space="preserve"> </w:instrText>
        </w:r>
        <w:r>
          <w:rPr>
            <w:noProof/>
          </w:rPr>
        </w:r>
      </w:ins>
      <w:r>
        <w:rPr>
          <w:noProof/>
        </w:rPr>
        <w:fldChar w:fldCharType="separate"/>
      </w:r>
      <w:ins w:id="515" w:author="Beeri" w:date="2011-12-09T09:47:00Z">
        <w:r>
          <w:rPr>
            <w:noProof/>
            <w:rtl/>
          </w:rPr>
          <w:t>22</w:t>
        </w:r>
        <w:r>
          <w:rPr>
            <w:noProof/>
          </w:rPr>
          <w:fldChar w:fldCharType="end"/>
        </w:r>
      </w:ins>
    </w:p>
    <w:p w:rsidR="008B5E53" w:rsidRDefault="008B5E53" w:rsidP="008B5E53">
      <w:pPr>
        <w:pStyle w:val="TableofFigures"/>
        <w:tabs>
          <w:tab w:val="right" w:leader="dot" w:pos="8296"/>
        </w:tabs>
        <w:rPr>
          <w:ins w:id="516" w:author="Beeri" w:date="2011-12-09T09:47:00Z"/>
          <w:rFonts w:asciiTheme="minorHAnsi" w:eastAsiaTheme="minorEastAsia" w:hAnsiTheme="minorHAnsi" w:cstheme="minorBidi"/>
          <w:noProof/>
          <w:sz w:val="22"/>
          <w:szCs w:val="22"/>
          <w:rtl/>
        </w:rPr>
        <w:pPrChange w:id="517" w:author="Beeri" w:date="2011-12-09T09:47:00Z">
          <w:pPr>
            <w:pStyle w:val="TableofFigures"/>
            <w:tabs>
              <w:tab w:val="right" w:leader="dot" w:pos="8296"/>
            </w:tabs>
            <w:bidi/>
          </w:pPr>
        </w:pPrChange>
      </w:pPr>
      <w:ins w:id="518" w:author="Beeri" w:date="2011-12-09T09:47:00Z">
        <w:r>
          <w:rPr>
            <w:noProof/>
          </w:rPr>
          <w:t>Figure 10 - Message Structure</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Toc311187442 \h</w:instrText>
        </w:r>
        <w:r>
          <w:rPr>
            <w:noProof/>
            <w:rtl/>
          </w:rPr>
          <w:instrText xml:space="preserve"> </w:instrText>
        </w:r>
        <w:r>
          <w:rPr>
            <w:noProof/>
          </w:rPr>
        </w:r>
      </w:ins>
      <w:r>
        <w:rPr>
          <w:noProof/>
        </w:rPr>
        <w:fldChar w:fldCharType="separate"/>
      </w:r>
      <w:ins w:id="519" w:author="Beeri" w:date="2011-12-09T09:47:00Z">
        <w:r>
          <w:rPr>
            <w:noProof/>
            <w:rtl/>
          </w:rPr>
          <w:t>23</w:t>
        </w:r>
        <w:r>
          <w:rPr>
            <w:noProof/>
          </w:rPr>
          <w:fldChar w:fldCharType="end"/>
        </w:r>
      </w:ins>
    </w:p>
    <w:p w:rsidR="008B5E53" w:rsidRDefault="008B5E53" w:rsidP="008B5E53">
      <w:pPr>
        <w:pStyle w:val="TableofFigures"/>
        <w:tabs>
          <w:tab w:val="right" w:leader="dot" w:pos="8296"/>
        </w:tabs>
        <w:rPr>
          <w:ins w:id="520" w:author="Beeri" w:date="2011-12-09T09:47:00Z"/>
          <w:rFonts w:asciiTheme="minorHAnsi" w:eastAsiaTheme="minorEastAsia" w:hAnsiTheme="minorHAnsi" w:cstheme="minorBidi"/>
          <w:noProof/>
          <w:sz w:val="22"/>
          <w:szCs w:val="22"/>
          <w:rtl/>
        </w:rPr>
        <w:pPrChange w:id="521" w:author="Beeri" w:date="2011-12-09T09:47:00Z">
          <w:pPr>
            <w:pStyle w:val="TableofFigures"/>
            <w:tabs>
              <w:tab w:val="right" w:leader="dot" w:pos="8296"/>
            </w:tabs>
            <w:bidi/>
          </w:pPr>
        </w:pPrChange>
      </w:pPr>
      <w:ins w:id="522" w:author="Beeri" w:date="2011-12-09T09:47:00Z">
        <w:r>
          <w:rPr>
            <w:noProof/>
          </w:rPr>
          <w:t>Figure 11 - Master Host Design Blocks</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Toc311187443 \h</w:instrText>
        </w:r>
        <w:r>
          <w:rPr>
            <w:noProof/>
            <w:rtl/>
          </w:rPr>
          <w:instrText xml:space="preserve"> </w:instrText>
        </w:r>
        <w:r>
          <w:rPr>
            <w:noProof/>
          </w:rPr>
        </w:r>
      </w:ins>
      <w:r>
        <w:rPr>
          <w:noProof/>
        </w:rPr>
        <w:fldChar w:fldCharType="separate"/>
      </w:r>
      <w:ins w:id="523" w:author="Beeri" w:date="2011-12-09T09:47:00Z">
        <w:r>
          <w:rPr>
            <w:noProof/>
            <w:rtl/>
          </w:rPr>
          <w:t>24</w:t>
        </w:r>
        <w:r>
          <w:rPr>
            <w:noProof/>
          </w:rPr>
          <w:fldChar w:fldCharType="end"/>
        </w:r>
      </w:ins>
    </w:p>
    <w:p w:rsidR="008B5E53" w:rsidRDefault="008B5E53" w:rsidP="008B5E53">
      <w:pPr>
        <w:pStyle w:val="TableofFigures"/>
        <w:tabs>
          <w:tab w:val="right" w:leader="dot" w:pos="8296"/>
        </w:tabs>
        <w:rPr>
          <w:ins w:id="524" w:author="Beeri" w:date="2011-12-09T09:47:00Z"/>
          <w:rFonts w:asciiTheme="minorHAnsi" w:eastAsiaTheme="minorEastAsia" w:hAnsiTheme="minorHAnsi" w:cstheme="minorBidi"/>
          <w:noProof/>
          <w:sz w:val="22"/>
          <w:szCs w:val="22"/>
          <w:rtl/>
        </w:rPr>
        <w:pPrChange w:id="525" w:author="Beeri" w:date="2011-12-09T09:47:00Z">
          <w:pPr>
            <w:pStyle w:val="TableofFigures"/>
            <w:tabs>
              <w:tab w:val="right" w:leader="dot" w:pos="8296"/>
            </w:tabs>
            <w:bidi/>
          </w:pPr>
        </w:pPrChange>
      </w:pPr>
      <w:ins w:id="526" w:author="Beeri" w:date="2011-12-09T09:47:00Z">
        <w:r>
          <w:rPr>
            <w:noProof/>
          </w:rPr>
          <w:t>Figure 12 - Slave Host Design Blocks</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Toc311187444 \h</w:instrText>
        </w:r>
        <w:r>
          <w:rPr>
            <w:noProof/>
            <w:rtl/>
          </w:rPr>
          <w:instrText xml:space="preserve"> </w:instrText>
        </w:r>
        <w:r>
          <w:rPr>
            <w:noProof/>
          </w:rPr>
        </w:r>
      </w:ins>
      <w:r>
        <w:rPr>
          <w:noProof/>
        </w:rPr>
        <w:fldChar w:fldCharType="separate"/>
      </w:r>
      <w:ins w:id="527" w:author="Beeri" w:date="2011-12-09T09:47:00Z">
        <w:r>
          <w:rPr>
            <w:noProof/>
            <w:rtl/>
          </w:rPr>
          <w:t>25</w:t>
        </w:r>
        <w:r>
          <w:rPr>
            <w:noProof/>
          </w:rPr>
          <w:fldChar w:fldCharType="end"/>
        </w:r>
      </w:ins>
    </w:p>
    <w:p w:rsidR="008B5E53" w:rsidRDefault="008B5E53" w:rsidP="008B5E53">
      <w:pPr>
        <w:pStyle w:val="TableofFigures"/>
        <w:tabs>
          <w:tab w:val="right" w:leader="dot" w:pos="8296"/>
        </w:tabs>
        <w:rPr>
          <w:ins w:id="528" w:author="Beeri" w:date="2011-12-09T09:47:00Z"/>
          <w:rFonts w:asciiTheme="minorHAnsi" w:eastAsiaTheme="minorEastAsia" w:hAnsiTheme="minorHAnsi" w:cstheme="minorBidi"/>
          <w:noProof/>
          <w:sz w:val="22"/>
          <w:szCs w:val="22"/>
          <w:rtl/>
        </w:rPr>
        <w:pPrChange w:id="529" w:author="Beeri" w:date="2011-12-09T09:47:00Z">
          <w:pPr>
            <w:pStyle w:val="TableofFigures"/>
            <w:tabs>
              <w:tab w:val="right" w:leader="dot" w:pos="8296"/>
            </w:tabs>
            <w:bidi/>
          </w:pPr>
        </w:pPrChange>
      </w:pPr>
      <w:ins w:id="530" w:author="Beeri" w:date="2011-12-09T09:47:00Z">
        <w:r>
          <w:rPr>
            <w:noProof/>
          </w:rPr>
          <w:t>Figure 13 - SPI Master Test Bench</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Toc311187445 \h</w:instrText>
        </w:r>
        <w:r>
          <w:rPr>
            <w:noProof/>
            <w:rtl/>
          </w:rPr>
          <w:instrText xml:space="preserve"> </w:instrText>
        </w:r>
        <w:r>
          <w:rPr>
            <w:noProof/>
          </w:rPr>
        </w:r>
      </w:ins>
      <w:r>
        <w:rPr>
          <w:noProof/>
        </w:rPr>
        <w:fldChar w:fldCharType="separate"/>
      </w:r>
      <w:ins w:id="531" w:author="Beeri" w:date="2011-12-09T09:47:00Z">
        <w:r>
          <w:rPr>
            <w:noProof/>
            <w:rtl/>
          </w:rPr>
          <w:t>27</w:t>
        </w:r>
        <w:r>
          <w:rPr>
            <w:noProof/>
          </w:rPr>
          <w:fldChar w:fldCharType="end"/>
        </w:r>
      </w:ins>
    </w:p>
    <w:p w:rsidR="008B5E53" w:rsidRDefault="008B5E53" w:rsidP="008B5E53">
      <w:pPr>
        <w:pStyle w:val="TableofFigures"/>
        <w:tabs>
          <w:tab w:val="right" w:leader="dot" w:pos="8296"/>
        </w:tabs>
        <w:rPr>
          <w:ins w:id="532" w:author="Beeri" w:date="2011-12-09T09:47:00Z"/>
          <w:rFonts w:asciiTheme="minorHAnsi" w:eastAsiaTheme="minorEastAsia" w:hAnsiTheme="minorHAnsi" w:cstheme="minorBidi"/>
          <w:noProof/>
          <w:sz w:val="22"/>
          <w:szCs w:val="22"/>
          <w:rtl/>
        </w:rPr>
        <w:pPrChange w:id="533" w:author="Beeri" w:date="2011-12-09T09:47:00Z">
          <w:pPr>
            <w:pStyle w:val="TableofFigures"/>
            <w:tabs>
              <w:tab w:val="right" w:leader="dot" w:pos="8296"/>
            </w:tabs>
            <w:bidi/>
          </w:pPr>
        </w:pPrChange>
      </w:pPr>
      <w:ins w:id="534" w:author="Beeri" w:date="2011-12-09T09:47:00Z">
        <w:r>
          <w:rPr>
            <w:noProof/>
          </w:rPr>
          <w:t>Figure 14 – Message Pack Encoder &lt;--&gt; FIFO Handshake</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Toc311187446 \h</w:instrText>
        </w:r>
        <w:r>
          <w:rPr>
            <w:noProof/>
            <w:rtl/>
          </w:rPr>
          <w:instrText xml:space="preserve"> </w:instrText>
        </w:r>
        <w:r>
          <w:rPr>
            <w:noProof/>
          </w:rPr>
        </w:r>
      </w:ins>
      <w:r>
        <w:rPr>
          <w:noProof/>
        </w:rPr>
        <w:fldChar w:fldCharType="separate"/>
      </w:r>
      <w:ins w:id="535" w:author="Beeri" w:date="2011-12-09T09:47:00Z">
        <w:r>
          <w:rPr>
            <w:noProof/>
            <w:rtl/>
          </w:rPr>
          <w:t>33</w:t>
        </w:r>
        <w:r>
          <w:rPr>
            <w:noProof/>
          </w:rPr>
          <w:fldChar w:fldCharType="end"/>
        </w:r>
      </w:ins>
    </w:p>
    <w:p w:rsidR="008B5E53" w:rsidRDefault="008B5E53" w:rsidP="008B5E53">
      <w:pPr>
        <w:pStyle w:val="TableofFigures"/>
        <w:tabs>
          <w:tab w:val="right" w:leader="dot" w:pos="8296"/>
        </w:tabs>
        <w:rPr>
          <w:ins w:id="536" w:author="Beeri" w:date="2011-12-09T09:47:00Z"/>
          <w:rFonts w:asciiTheme="minorHAnsi" w:eastAsiaTheme="minorEastAsia" w:hAnsiTheme="minorHAnsi" w:cstheme="minorBidi"/>
          <w:noProof/>
          <w:sz w:val="22"/>
          <w:szCs w:val="22"/>
          <w:rtl/>
        </w:rPr>
        <w:pPrChange w:id="537" w:author="Beeri" w:date="2011-12-09T09:47:00Z">
          <w:pPr>
            <w:pStyle w:val="TableofFigures"/>
            <w:tabs>
              <w:tab w:val="right" w:leader="dot" w:pos="8296"/>
            </w:tabs>
            <w:bidi/>
          </w:pPr>
        </w:pPrChange>
      </w:pPr>
      <w:ins w:id="538" w:author="Beeri" w:date="2011-12-09T09:47:00Z">
        <w:r>
          <w:rPr>
            <w:noProof/>
          </w:rPr>
          <w:t>Figure 15 – Checksum Handshake (1)</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Toc311187447 \h</w:instrText>
        </w:r>
        <w:r>
          <w:rPr>
            <w:noProof/>
            <w:rtl/>
          </w:rPr>
          <w:instrText xml:space="preserve"> </w:instrText>
        </w:r>
        <w:r>
          <w:rPr>
            <w:noProof/>
          </w:rPr>
        </w:r>
      </w:ins>
      <w:r>
        <w:rPr>
          <w:noProof/>
        </w:rPr>
        <w:fldChar w:fldCharType="separate"/>
      </w:r>
      <w:ins w:id="539" w:author="Beeri" w:date="2011-12-09T09:47:00Z">
        <w:r>
          <w:rPr>
            <w:noProof/>
            <w:rtl/>
          </w:rPr>
          <w:t>35</w:t>
        </w:r>
        <w:r>
          <w:rPr>
            <w:noProof/>
          </w:rPr>
          <w:fldChar w:fldCharType="end"/>
        </w:r>
      </w:ins>
    </w:p>
    <w:p w:rsidR="008B5E53" w:rsidRDefault="008B5E53" w:rsidP="008B5E53">
      <w:pPr>
        <w:pStyle w:val="TableofFigures"/>
        <w:tabs>
          <w:tab w:val="right" w:leader="dot" w:pos="8296"/>
        </w:tabs>
        <w:rPr>
          <w:ins w:id="540" w:author="Beeri" w:date="2011-12-09T09:47:00Z"/>
          <w:rFonts w:asciiTheme="minorHAnsi" w:eastAsiaTheme="minorEastAsia" w:hAnsiTheme="minorHAnsi" w:cstheme="minorBidi"/>
          <w:noProof/>
          <w:sz w:val="22"/>
          <w:szCs w:val="22"/>
          <w:rtl/>
        </w:rPr>
        <w:pPrChange w:id="541" w:author="Beeri" w:date="2011-12-09T09:47:00Z">
          <w:pPr>
            <w:pStyle w:val="TableofFigures"/>
            <w:tabs>
              <w:tab w:val="right" w:leader="dot" w:pos="8296"/>
            </w:tabs>
            <w:bidi/>
          </w:pPr>
        </w:pPrChange>
      </w:pPr>
      <w:ins w:id="542" w:author="Beeri" w:date="2011-12-09T09:47:00Z">
        <w:r>
          <w:rPr>
            <w:noProof/>
          </w:rPr>
          <w:t>Figure 16 – Checksum Handshake (2)</w:t>
        </w:r>
        <w:r>
          <w:rPr>
            <w:noProof/>
            <w:rtl/>
          </w:rPr>
          <w:tab/>
        </w:r>
        <w:r>
          <w:rPr>
            <w:noProof/>
          </w:rPr>
          <w:fldChar w:fldCharType="begin"/>
        </w:r>
        <w:r>
          <w:rPr>
            <w:noProof/>
            <w:rtl/>
          </w:rPr>
          <w:instrText xml:space="preserve"> </w:instrText>
        </w:r>
        <w:r>
          <w:rPr>
            <w:noProof/>
          </w:rPr>
          <w:instrText>PAGEREF</w:instrText>
        </w:r>
        <w:r>
          <w:rPr>
            <w:noProof/>
            <w:rtl/>
          </w:rPr>
          <w:instrText xml:space="preserve"> _</w:instrText>
        </w:r>
        <w:r>
          <w:rPr>
            <w:noProof/>
          </w:rPr>
          <w:instrText>Toc311187448 \h</w:instrText>
        </w:r>
        <w:r>
          <w:rPr>
            <w:noProof/>
            <w:rtl/>
          </w:rPr>
          <w:instrText xml:space="preserve"> </w:instrText>
        </w:r>
        <w:r>
          <w:rPr>
            <w:noProof/>
          </w:rPr>
        </w:r>
      </w:ins>
      <w:r>
        <w:rPr>
          <w:noProof/>
        </w:rPr>
        <w:fldChar w:fldCharType="separate"/>
      </w:r>
      <w:ins w:id="543" w:author="Beeri" w:date="2011-12-09T09:47:00Z">
        <w:r>
          <w:rPr>
            <w:noProof/>
            <w:rtl/>
          </w:rPr>
          <w:t>35</w:t>
        </w:r>
        <w:r>
          <w:rPr>
            <w:noProof/>
          </w:rPr>
          <w:fldChar w:fldCharType="end"/>
        </w:r>
      </w:ins>
    </w:p>
    <w:p w:rsidR="0009423A" w:rsidDel="008B5E53" w:rsidRDefault="0009423A" w:rsidP="008B5E53">
      <w:pPr>
        <w:pStyle w:val="TableofFigures"/>
        <w:tabs>
          <w:tab w:val="right" w:leader="dot" w:pos="8296"/>
        </w:tabs>
        <w:rPr>
          <w:del w:id="544" w:author="Beeri" w:date="2011-12-09T09:47:00Z"/>
          <w:rFonts w:asciiTheme="minorHAnsi" w:eastAsiaTheme="minorEastAsia" w:hAnsiTheme="minorHAnsi" w:cstheme="minorBidi"/>
          <w:noProof/>
          <w:sz w:val="22"/>
          <w:szCs w:val="22"/>
          <w:rtl/>
        </w:rPr>
        <w:pPrChange w:id="545" w:author="Beeri" w:date="2011-12-09T09:47:00Z">
          <w:pPr>
            <w:pStyle w:val="TableofFigures"/>
            <w:tabs>
              <w:tab w:val="right" w:leader="dot" w:pos="8296"/>
            </w:tabs>
          </w:pPr>
        </w:pPrChange>
      </w:pPr>
      <w:del w:id="546" w:author="Beeri" w:date="2011-12-09T09:47:00Z">
        <w:r w:rsidDel="008B5E53">
          <w:rPr>
            <w:noProof/>
          </w:rPr>
          <w:delText>Figure 1 - SPI Interface</w:delText>
        </w:r>
        <w:r w:rsidDel="008B5E53">
          <w:rPr>
            <w:noProof/>
            <w:rtl/>
          </w:rPr>
          <w:tab/>
          <w:delText>8</w:delText>
        </w:r>
      </w:del>
    </w:p>
    <w:p w:rsidR="0009423A" w:rsidDel="008B5E53" w:rsidRDefault="0009423A" w:rsidP="008B5E53">
      <w:pPr>
        <w:pStyle w:val="TableofFigures"/>
        <w:tabs>
          <w:tab w:val="right" w:leader="dot" w:pos="8296"/>
        </w:tabs>
        <w:rPr>
          <w:del w:id="547" w:author="Beeri" w:date="2011-12-09T09:47:00Z"/>
          <w:rFonts w:asciiTheme="minorHAnsi" w:eastAsiaTheme="minorEastAsia" w:hAnsiTheme="minorHAnsi" w:cstheme="minorBidi"/>
          <w:noProof/>
          <w:sz w:val="22"/>
          <w:szCs w:val="22"/>
          <w:rtl/>
        </w:rPr>
        <w:pPrChange w:id="548" w:author="Beeri" w:date="2011-12-09T09:47:00Z">
          <w:pPr>
            <w:pStyle w:val="TableofFigures"/>
            <w:tabs>
              <w:tab w:val="right" w:leader="dot" w:pos="8296"/>
            </w:tabs>
          </w:pPr>
        </w:pPrChange>
      </w:pPr>
      <w:del w:id="549" w:author="Beeri" w:date="2011-12-09T09:47:00Z">
        <w:r w:rsidDel="008B5E53">
          <w:rPr>
            <w:noProof/>
          </w:rPr>
          <w:delText xml:space="preserve">Figure </w:delText>
        </w:r>
        <w:r w:rsidDel="008B5E53">
          <w:rPr>
            <w:noProof/>
            <w:rtl/>
          </w:rPr>
          <w:delText>2</w:delText>
        </w:r>
        <w:r w:rsidDel="008B5E53">
          <w:rPr>
            <w:noProof/>
          </w:rPr>
          <w:delText xml:space="preserve"> - SPI Protocol Diagram</w:delText>
        </w:r>
        <w:r w:rsidDel="008B5E53">
          <w:rPr>
            <w:noProof/>
            <w:rtl/>
          </w:rPr>
          <w:tab/>
          <w:delText>9</w:delText>
        </w:r>
      </w:del>
    </w:p>
    <w:p w:rsidR="0009423A" w:rsidDel="008B5E53" w:rsidRDefault="0009423A" w:rsidP="008B5E53">
      <w:pPr>
        <w:pStyle w:val="TableofFigures"/>
        <w:tabs>
          <w:tab w:val="right" w:leader="dot" w:pos="8296"/>
        </w:tabs>
        <w:rPr>
          <w:del w:id="550" w:author="Beeri" w:date="2011-12-09T09:47:00Z"/>
          <w:rFonts w:asciiTheme="minorHAnsi" w:eastAsiaTheme="minorEastAsia" w:hAnsiTheme="minorHAnsi" w:cstheme="minorBidi"/>
          <w:noProof/>
          <w:sz w:val="22"/>
          <w:szCs w:val="22"/>
          <w:rtl/>
        </w:rPr>
        <w:pPrChange w:id="551" w:author="Beeri" w:date="2011-12-09T09:47:00Z">
          <w:pPr>
            <w:pStyle w:val="TableofFigures"/>
            <w:tabs>
              <w:tab w:val="right" w:leader="dot" w:pos="8296"/>
            </w:tabs>
          </w:pPr>
        </w:pPrChange>
      </w:pPr>
      <w:del w:id="552" w:author="Beeri" w:date="2011-12-09T09:47:00Z">
        <w:r w:rsidDel="008B5E53">
          <w:rPr>
            <w:noProof/>
          </w:rPr>
          <w:delText>Figure 3 - SPI Master Pinout</w:delText>
        </w:r>
        <w:r w:rsidDel="008B5E53">
          <w:rPr>
            <w:noProof/>
            <w:rtl/>
          </w:rPr>
          <w:tab/>
          <w:delText>11</w:delText>
        </w:r>
      </w:del>
    </w:p>
    <w:p w:rsidR="0009423A" w:rsidDel="008B5E53" w:rsidRDefault="0009423A" w:rsidP="008B5E53">
      <w:pPr>
        <w:pStyle w:val="TableofFigures"/>
        <w:tabs>
          <w:tab w:val="right" w:leader="dot" w:pos="8296"/>
        </w:tabs>
        <w:rPr>
          <w:del w:id="553" w:author="Beeri" w:date="2011-12-09T09:47:00Z"/>
          <w:rFonts w:asciiTheme="minorHAnsi" w:eastAsiaTheme="minorEastAsia" w:hAnsiTheme="minorHAnsi" w:cstheme="minorBidi"/>
          <w:noProof/>
          <w:sz w:val="22"/>
          <w:szCs w:val="22"/>
          <w:rtl/>
        </w:rPr>
        <w:pPrChange w:id="554" w:author="Beeri" w:date="2011-12-09T09:47:00Z">
          <w:pPr>
            <w:pStyle w:val="TableofFigures"/>
            <w:tabs>
              <w:tab w:val="right" w:leader="dot" w:pos="8296"/>
            </w:tabs>
          </w:pPr>
        </w:pPrChange>
      </w:pPr>
      <w:del w:id="555" w:author="Beeri" w:date="2011-12-09T09:47:00Z">
        <w:r w:rsidDel="008B5E53">
          <w:rPr>
            <w:noProof/>
          </w:rPr>
          <w:delText>Figure 4 - SPI Master Burst Waveform</w:delText>
        </w:r>
        <w:r w:rsidDel="008B5E53">
          <w:rPr>
            <w:noProof/>
            <w:rtl/>
          </w:rPr>
          <w:tab/>
          <w:delText>13</w:delText>
        </w:r>
      </w:del>
    </w:p>
    <w:p w:rsidR="0009423A" w:rsidDel="008B5E53" w:rsidRDefault="0009423A" w:rsidP="008B5E53">
      <w:pPr>
        <w:pStyle w:val="TableofFigures"/>
        <w:tabs>
          <w:tab w:val="right" w:leader="dot" w:pos="8296"/>
        </w:tabs>
        <w:rPr>
          <w:del w:id="556" w:author="Beeri" w:date="2011-12-09T09:47:00Z"/>
          <w:rFonts w:asciiTheme="minorHAnsi" w:eastAsiaTheme="minorEastAsia" w:hAnsiTheme="minorHAnsi" w:cstheme="minorBidi"/>
          <w:noProof/>
          <w:sz w:val="22"/>
          <w:szCs w:val="22"/>
          <w:rtl/>
        </w:rPr>
        <w:pPrChange w:id="557" w:author="Beeri" w:date="2011-12-09T09:47:00Z">
          <w:pPr>
            <w:pStyle w:val="TableofFigures"/>
            <w:tabs>
              <w:tab w:val="right" w:leader="dot" w:pos="8296"/>
            </w:tabs>
          </w:pPr>
        </w:pPrChange>
      </w:pPr>
      <w:del w:id="558" w:author="Beeri" w:date="2011-12-09T09:47:00Z">
        <w:r w:rsidDel="008B5E53">
          <w:rPr>
            <w:noProof/>
          </w:rPr>
          <w:delText>Figure 5 - SPI Master Start and End of Burst Waveform</w:delText>
        </w:r>
        <w:r w:rsidDel="008B5E53">
          <w:rPr>
            <w:noProof/>
            <w:rtl/>
          </w:rPr>
          <w:tab/>
          <w:delText>14</w:delText>
        </w:r>
      </w:del>
    </w:p>
    <w:p w:rsidR="0009423A" w:rsidDel="008B5E53" w:rsidRDefault="0009423A" w:rsidP="008B5E53">
      <w:pPr>
        <w:pStyle w:val="TableofFigures"/>
        <w:tabs>
          <w:tab w:val="right" w:leader="dot" w:pos="8296"/>
        </w:tabs>
        <w:rPr>
          <w:del w:id="559" w:author="Beeri" w:date="2011-12-09T09:47:00Z"/>
          <w:rFonts w:asciiTheme="minorHAnsi" w:eastAsiaTheme="minorEastAsia" w:hAnsiTheme="minorHAnsi" w:cstheme="minorBidi"/>
          <w:noProof/>
          <w:sz w:val="22"/>
          <w:szCs w:val="22"/>
          <w:rtl/>
        </w:rPr>
        <w:pPrChange w:id="560" w:author="Beeri" w:date="2011-12-09T09:47:00Z">
          <w:pPr>
            <w:pStyle w:val="TableofFigures"/>
            <w:tabs>
              <w:tab w:val="right" w:leader="dot" w:pos="8296"/>
            </w:tabs>
          </w:pPr>
        </w:pPrChange>
      </w:pPr>
      <w:del w:id="561" w:author="Beeri" w:date="2011-12-09T09:47:00Z">
        <w:r w:rsidDel="008B5E53">
          <w:rPr>
            <w:noProof/>
          </w:rPr>
          <w:delText>Figure 6 - SPI Slave Pinout</w:delText>
        </w:r>
        <w:r w:rsidDel="008B5E53">
          <w:rPr>
            <w:noProof/>
            <w:rtl/>
          </w:rPr>
          <w:tab/>
          <w:delText>16</w:delText>
        </w:r>
      </w:del>
    </w:p>
    <w:p w:rsidR="00A432FE" w:rsidRDefault="000A1FAD" w:rsidP="008B5E53">
      <w:pPr>
        <w:spacing w:after="200" w:line="276" w:lineRule="auto"/>
        <w:pPrChange w:id="562" w:author="Beeri" w:date="2011-12-09T09:47:00Z">
          <w:pPr>
            <w:spacing w:after="200" w:line="276" w:lineRule="auto"/>
          </w:pPr>
        </w:pPrChange>
      </w:pPr>
      <w:r>
        <w:fldChar w:fldCharType="end"/>
      </w:r>
      <w:r w:rsidR="00A432FE">
        <w:br w:type="page"/>
      </w:r>
    </w:p>
    <w:p w:rsidR="00A432FE" w:rsidRDefault="00A432FE" w:rsidP="00A432FE">
      <w:pPr>
        <w:pStyle w:val="Heading1"/>
      </w:pPr>
      <w:bookmarkStart w:id="563" w:name="_Toc311187362"/>
      <w:r>
        <w:lastRenderedPageBreak/>
        <w:t>Abstract</w:t>
      </w:r>
      <w:bookmarkEnd w:id="563"/>
    </w:p>
    <w:p w:rsidR="00E33FCC" w:rsidRDefault="000A7A83" w:rsidP="00A432FE">
      <w:r>
        <w:t xml:space="preserve">The communication links across components of a chip or a board may be either serial or parallel. </w:t>
      </w:r>
      <w:r w:rsidR="00E735A2">
        <w:t>Serial communication is performed</w:t>
      </w:r>
      <w:r>
        <w:t xml:space="preserve"> over fewer interconnecting cables, thus </w:t>
      </w:r>
      <w:r w:rsidR="00E735A2">
        <w:t>enables to save</w:t>
      </w:r>
      <w:r>
        <w:t xml:space="preserve"> </w:t>
      </w:r>
      <w:r w:rsidR="00E735A2">
        <w:t xml:space="preserve">a significant amount of space and reduce the number of connecting pins. </w:t>
      </w:r>
      <w:r w:rsidR="00D23EC7">
        <w:t>These reasons have</w:t>
      </w:r>
      <w:r w:rsidR="00E735A2">
        <w:t xml:space="preserve"> led the serial communication interfaces to play a major role </w:t>
      </w:r>
      <w:r w:rsidR="00E33FCC">
        <w:t>in the field of embedded systems.</w:t>
      </w:r>
    </w:p>
    <w:p w:rsidR="00E33FCC" w:rsidRDefault="00E33FCC" w:rsidP="00A432FE">
      <w:r>
        <w:t>This project implements the Serial Peripheral Interface, a "four-wire" serial data link standard, which operates in full duplex mode. The communication is performed in a master / slave mode, where the master device initiates the transactions.</w:t>
      </w:r>
    </w:p>
    <w:p w:rsidR="00547E4C" w:rsidRDefault="00E33FCC" w:rsidP="00A432FE">
      <w:r>
        <w:t xml:space="preserve">In order to avoid </w:t>
      </w:r>
      <w:r w:rsidR="00547E4C">
        <w:t>using of gated-clocks, and reducing the standard's dependency on synchronizers, it was implemented as Asynchronous data link.</w:t>
      </w:r>
    </w:p>
    <w:p w:rsidR="00A432FE" w:rsidRDefault="00547E4C" w:rsidP="00A432FE">
      <w:r>
        <w:t xml:space="preserve">In order to demonstrate the use of serial data links, there was also </w:t>
      </w:r>
      <w:r w:rsidR="00353F64">
        <w:t>designed</w:t>
      </w:r>
      <w:r w:rsidR="00D43DE5">
        <w:t xml:space="preserve"> a communication protocol. The protocol</w:t>
      </w:r>
      <w:r>
        <w:t xml:space="preserve"> receives </w:t>
      </w:r>
      <w:r w:rsidR="00D43DE5">
        <w:t>a data-exchan</w:t>
      </w:r>
      <w:r w:rsidR="00E636EA">
        <w:t>ge request</w:t>
      </w:r>
      <w:r w:rsidR="00353F64">
        <w:t xml:space="preserve"> from </w:t>
      </w:r>
      <w:r>
        <w:t>parallel Wish</w:t>
      </w:r>
      <w:r w:rsidR="00D43DE5">
        <w:t>bone bus, and performs</w:t>
      </w:r>
      <w:r w:rsidR="00353F64">
        <w:t xml:space="preserve"> it over the Serial Peripheral Interface.</w:t>
      </w:r>
      <w:r>
        <w:t xml:space="preserve">  </w:t>
      </w:r>
      <w:r w:rsidR="00E735A2">
        <w:t xml:space="preserve">  </w:t>
      </w:r>
      <w:r w:rsidR="000A7A83">
        <w:t xml:space="preserve"> </w:t>
      </w:r>
    </w:p>
    <w:p w:rsidR="00E636EA" w:rsidRDefault="00E636EA" w:rsidP="00D43DE5">
      <w:pPr>
        <w:bidi/>
        <w:rPr>
          <w:rtl/>
        </w:rPr>
      </w:pPr>
    </w:p>
    <w:p w:rsidR="00E636EA" w:rsidRDefault="00E636EA" w:rsidP="00E636EA">
      <w:pPr>
        <w:bidi/>
        <w:rPr>
          <w:rtl/>
        </w:rPr>
      </w:pPr>
    </w:p>
    <w:p w:rsidR="00D43DE5" w:rsidRPr="00301B4A" w:rsidDel="007732B0" w:rsidRDefault="00D43DE5" w:rsidP="00E636EA">
      <w:pPr>
        <w:bidi/>
        <w:rPr>
          <w:del w:id="564" w:author="Beeri" w:date="2011-12-08T08:39:00Z"/>
          <w:rFonts w:ascii="Tahoma" w:hAnsi="Tahoma" w:cs="Tahoma"/>
          <w:b/>
          <w:bCs/>
          <w:color w:val="1F497D" w:themeColor="text2"/>
          <w:sz w:val="28"/>
          <w:szCs w:val="28"/>
          <w:highlight w:val="yellow"/>
          <w:rtl/>
        </w:rPr>
      </w:pPr>
      <w:del w:id="565" w:author="Beeri" w:date="2011-12-08T08:39:00Z">
        <w:r w:rsidRPr="00301B4A" w:rsidDel="007732B0">
          <w:rPr>
            <w:rFonts w:ascii="Tahoma" w:hAnsi="Tahoma" w:cs="Tahoma"/>
            <w:b/>
            <w:bCs/>
            <w:color w:val="1F497D" w:themeColor="text2"/>
            <w:sz w:val="28"/>
            <w:szCs w:val="28"/>
            <w:highlight w:val="yellow"/>
            <w:rtl/>
          </w:rPr>
          <w:delText>תקציר</w:delText>
        </w:r>
      </w:del>
    </w:p>
    <w:p w:rsidR="00D43DE5" w:rsidRPr="00301B4A" w:rsidDel="007732B0" w:rsidRDefault="00D43DE5" w:rsidP="00D43DE5">
      <w:pPr>
        <w:bidi/>
        <w:rPr>
          <w:del w:id="566" w:author="Beeri" w:date="2011-12-08T08:39:00Z"/>
          <w:rFonts w:ascii="Tahoma" w:hAnsi="Tahoma" w:cs="Tahoma"/>
          <w:highlight w:val="yellow"/>
          <w:rtl/>
        </w:rPr>
      </w:pPr>
      <w:del w:id="567" w:author="Beeri" w:date="2011-12-08T08:39:00Z">
        <w:r w:rsidRPr="00301B4A" w:rsidDel="007732B0">
          <w:rPr>
            <w:rFonts w:ascii="Tahoma" w:hAnsi="Tahoma" w:cs="Tahoma" w:hint="cs"/>
            <w:highlight w:val="yellow"/>
            <w:rtl/>
          </w:rPr>
          <w:delText>תקשורת בין רכיבי שבב א</w:delText>
        </w:r>
        <w:r w:rsidR="00E636EA" w:rsidRPr="00301B4A" w:rsidDel="007732B0">
          <w:rPr>
            <w:rFonts w:ascii="Tahoma" w:hAnsi="Tahoma" w:cs="Tahoma" w:hint="cs"/>
            <w:highlight w:val="yellow"/>
            <w:rtl/>
          </w:rPr>
          <w:delText>ו מערכת יכולה להתבצע באופן סריאלי</w:delText>
        </w:r>
        <w:r w:rsidRPr="00301B4A" w:rsidDel="007732B0">
          <w:rPr>
            <w:rFonts w:ascii="Tahoma" w:hAnsi="Tahoma" w:cs="Tahoma" w:hint="cs"/>
            <w:highlight w:val="yellow"/>
            <w:rtl/>
          </w:rPr>
          <w:delText xml:space="preserve"> או מקבילי. תקשורת </w:delText>
        </w:r>
        <w:r w:rsidR="00E636EA" w:rsidRPr="00301B4A" w:rsidDel="007732B0">
          <w:rPr>
            <w:rFonts w:ascii="Tahoma" w:hAnsi="Tahoma" w:cs="Tahoma" w:hint="cs"/>
            <w:highlight w:val="yellow"/>
            <w:rtl/>
          </w:rPr>
          <w:delText>סריאלית</w:delText>
        </w:r>
        <w:r w:rsidRPr="00301B4A" w:rsidDel="007732B0">
          <w:rPr>
            <w:rFonts w:ascii="Tahoma" w:hAnsi="Tahoma" w:cs="Tahoma" w:hint="cs"/>
            <w:highlight w:val="yellow"/>
            <w:rtl/>
          </w:rPr>
          <w:delText xml:space="preserve"> עושה שימוש בפחות </w:delText>
        </w:r>
        <w:r w:rsidR="00D23EC7" w:rsidRPr="00301B4A" w:rsidDel="007732B0">
          <w:rPr>
            <w:rFonts w:ascii="Tahoma" w:hAnsi="Tahoma" w:cs="Tahoma" w:hint="cs"/>
            <w:highlight w:val="yellow"/>
            <w:rtl/>
          </w:rPr>
          <w:delText>חוטים המיועדים לחיבור בין היחידות השונות, ובכך מאפשרת חסכון משמעותי בשטח וב</w:delText>
        </w:r>
        <w:r w:rsidR="00882737" w:rsidRPr="00301B4A" w:rsidDel="007732B0">
          <w:rPr>
            <w:rFonts w:ascii="Tahoma" w:hAnsi="Tahoma" w:cs="Tahoma" w:hint="cs"/>
            <w:highlight w:val="yellow"/>
            <w:rtl/>
          </w:rPr>
          <w:delText xml:space="preserve">כמות </w:delText>
        </w:r>
        <w:r w:rsidR="00D23EC7" w:rsidRPr="00301B4A" w:rsidDel="007732B0">
          <w:rPr>
            <w:rFonts w:ascii="Tahoma" w:hAnsi="Tahoma" w:cs="Tahoma" w:hint="cs"/>
            <w:highlight w:val="yellow"/>
            <w:rtl/>
          </w:rPr>
          <w:delText xml:space="preserve">חיבורי </w:delText>
        </w:r>
        <w:r w:rsidR="00882737" w:rsidRPr="00301B4A" w:rsidDel="007732B0">
          <w:rPr>
            <w:rFonts w:ascii="Tahoma" w:hAnsi="Tahoma" w:cs="Tahoma" w:hint="cs"/>
            <w:highlight w:val="yellow"/>
            <w:rtl/>
          </w:rPr>
          <w:delText>ה</w:delText>
        </w:r>
        <w:r w:rsidR="00D23EC7" w:rsidRPr="00301B4A" w:rsidDel="007732B0">
          <w:rPr>
            <w:rFonts w:ascii="Tahoma" w:hAnsi="Tahoma" w:cs="Tahoma" w:hint="cs"/>
            <w:highlight w:val="yellow"/>
            <w:rtl/>
          </w:rPr>
          <w:delText>פינים. סיבות אלו הובילו לכך שנעשה שימוש נרחב ב</w:delText>
        </w:r>
        <w:r w:rsidR="00E636EA" w:rsidRPr="00301B4A" w:rsidDel="007732B0">
          <w:rPr>
            <w:rFonts w:ascii="Tahoma" w:hAnsi="Tahoma" w:cs="Tahoma" w:hint="cs"/>
            <w:highlight w:val="yellow"/>
            <w:rtl/>
          </w:rPr>
          <w:delText>תקשורת סריאלי</w:delText>
        </w:r>
        <w:r w:rsidR="00D23EC7" w:rsidRPr="00301B4A" w:rsidDel="007732B0">
          <w:rPr>
            <w:rFonts w:ascii="Tahoma" w:hAnsi="Tahoma" w:cs="Tahoma" w:hint="cs"/>
            <w:highlight w:val="yellow"/>
            <w:rtl/>
          </w:rPr>
          <w:delText>ת בתחום של מערכות משובצות מחשב.</w:delText>
        </w:r>
      </w:del>
    </w:p>
    <w:p w:rsidR="00D23EC7" w:rsidRPr="00301B4A" w:rsidDel="007732B0" w:rsidRDefault="00D23EC7" w:rsidP="00D23EC7">
      <w:pPr>
        <w:bidi/>
        <w:rPr>
          <w:del w:id="568" w:author="Beeri" w:date="2011-12-08T08:39:00Z"/>
          <w:rFonts w:ascii="Tahoma" w:hAnsi="Tahoma" w:cs="Tahoma"/>
          <w:highlight w:val="yellow"/>
          <w:rtl/>
        </w:rPr>
      </w:pPr>
      <w:del w:id="569" w:author="Beeri" w:date="2011-12-08T08:39:00Z">
        <w:r w:rsidRPr="00301B4A" w:rsidDel="007732B0">
          <w:rPr>
            <w:rFonts w:ascii="Tahoma" w:hAnsi="Tahoma" w:cs="Tahoma" w:hint="cs"/>
            <w:highlight w:val="yellow"/>
            <w:rtl/>
          </w:rPr>
          <w:delText>הפרויקט עוס</w:delText>
        </w:r>
        <w:r w:rsidR="00882737" w:rsidRPr="00301B4A" w:rsidDel="007732B0">
          <w:rPr>
            <w:rFonts w:ascii="Tahoma" w:hAnsi="Tahoma" w:cs="Tahoma" w:hint="cs"/>
            <w:highlight w:val="yellow"/>
            <w:rtl/>
          </w:rPr>
          <w:delText>ק במימוש של ממשק</w:delText>
        </w:r>
        <w:r w:rsidR="00E636EA" w:rsidRPr="00301B4A" w:rsidDel="007732B0">
          <w:rPr>
            <w:rFonts w:ascii="Tahoma" w:hAnsi="Tahoma" w:cs="Tahoma" w:hint="cs"/>
            <w:highlight w:val="yellow"/>
            <w:rtl/>
          </w:rPr>
          <w:delText xml:space="preserve"> תקשורת סריאל</w:delText>
        </w:r>
        <w:r w:rsidRPr="00301B4A" w:rsidDel="007732B0">
          <w:rPr>
            <w:rFonts w:ascii="Tahoma" w:hAnsi="Tahoma" w:cs="Tahoma" w:hint="cs"/>
            <w:highlight w:val="yellow"/>
            <w:rtl/>
          </w:rPr>
          <w:delText xml:space="preserve">י המבוסס על "ארבעה חוטים", ומאפשר העברת מידע דו-כיוונית. </w:delText>
        </w:r>
        <w:r w:rsidR="00E636EA" w:rsidRPr="00301B4A" w:rsidDel="007732B0">
          <w:rPr>
            <w:rFonts w:ascii="Tahoma" w:hAnsi="Tahoma" w:cs="Tahoma" w:hint="cs"/>
            <w:highlight w:val="yellow"/>
            <w:rtl/>
          </w:rPr>
          <w:delText>התקשורת מנוהלת כך שאחד הצדדים מוגדר כשולט, והוא זה אשר יוזם את העברת המידע.</w:delText>
        </w:r>
      </w:del>
    </w:p>
    <w:p w:rsidR="00E636EA" w:rsidRPr="00301B4A" w:rsidDel="007732B0" w:rsidRDefault="00E636EA" w:rsidP="00E636EA">
      <w:pPr>
        <w:bidi/>
        <w:rPr>
          <w:del w:id="570" w:author="Beeri" w:date="2011-12-08T08:39:00Z"/>
          <w:rFonts w:ascii="Tahoma" w:hAnsi="Tahoma" w:cs="Tahoma"/>
          <w:highlight w:val="yellow"/>
          <w:rtl/>
        </w:rPr>
      </w:pPr>
      <w:del w:id="571" w:author="Beeri" w:date="2011-12-08T08:39:00Z">
        <w:r w:rsidRPr="00301B4A" w:rsidDel="007732B0">
          <w:rPr>
            <w:rFonts w:ascii="Tahoma" w:hAnsi="Tahoma" w:cs="Tahoma" w:hint="cs"/>
            <w:highlight w:val="yellow"/>
            <w:rtl/>
          </w:rPr>
          <w:delText>על מנת להימנ</w:delText>
        </w:r>
        <w:r w:rsidRPr="00301B4A" w:rsidDel="007732B0">
          <w:rPr>
            <w:rFonts w:ascii="Tahoma" w:hAnsi="Tahoma" w:cs="Tahoma" w:hint="eastAsia"/>
            <w:highlight w:val="yellow"/>
            <w:rtl/>
          </w:rPr>
          <w:delText>ע</w:delText>
        </w:r>
        <w:r w:rsidRPr="00301B4A" w:rsidDel="007732B0">
          <w:rPr>
            <w:rFonts w:ascii="Tahoma" w:hAnsi="Tahoma" w:cs="Tahoma" w:hint="cs"/>
            <w:highlight w:val="yellow"/>
            <w:rtl/>
          </w:rPr>
          <w:delText xml:space="preserve"> משימוש באותות שעון אשר אינם יציבים חשמלית, וכן כדי להפחית את תלות הפרוטוקול ברכיבי סנכרון, </w:delText>
        </w:r>
        <w:r w:rsidR="00882737" w:rsidRPr="00301B4A" w:rsidDel="007732B0">
          <w:rPr>
            <w:rFonts w:ascii="Tahoma" w:hAnsi="Tahoma" w:cs="Tahoma" w:hint="cs"/>
            <w:highlight w:val="yellow"/>
            <w:rtl/>
          </w:rPr>
          <w:delText>בוצע המימוש של ממשק התקשורת כך שיפעל</w:delText>
        </w:r>
        <w:r w:rsidRPr="00301B4A" w:rsidDel="007732B0">
          <w:rPr>
            <w:rFonts w:ascii="Tahoma" w:hAnsi="Tahoma" w:cs="Tahoma" w:hint="cs"/>
            <w:highlight w:val="yellow"/>
            <w:rtl/>
          </w:rPr>
          <w:delText xml:space="preserve"> באופן א-סינכרוני.</w:delText>
        </w:r>
      </w:del>
    </w:p>
    <w:p w:rsidR="00E636EA" w:rsidRPr="00D43DE5" w:rsidDel="007732B0" w:rsidRDefault="00E636EA" w:rsidP="00E636EA">
      <w:pPr>
        <w:bidi/>
        <w:rPr>
          <w:del w:id="572" w:author="Beeri" w:date="2011-12-08T08:39:00Z"/>
          <w:rFonts w:ascii="Tahoma" w:hAnsi="Tahoma" w:cs="Tahoma"/>
          <w:rtl/>
        </w:rPr>
      </w:pPr>
      <w:del w:id="573" w:author="Beeri" w:date="2011-12-08T08:39:00Z">
        <w:r w:rsidRPr="00301B4A" w:rsidDel="007732B0">
          <w:rPr>
            <w:rFonts w:ascii="Tahoma" w:hAnsi="Tahoma" w:cs="Tahoma" w:hint="cs"/>
            <w:highlight w:val="yellow"/>
            <w:rtl/>
          </w:rPr>
          <w:delText>לצורך המחשת השימוש בתקשורת סריאלית, בוצע בנוסף תכנון של פרוטוקול תקשורת. פרוטוקול זה מקבל בקשות להחלפת מידע מאפיק תקשור</w:delText>
        </w:r>
        <w:r w:rsidR="00882737" w:rsidRPr="00301B4A" w:rsidDel="007732B0">
          <w:rPr>
            <w:rFonts w:ascii="Tahoma" w:hAnsi="Tahoma" w:cs="Tahoma" w:hint="cs"/>
            <w:highlight w:val="yellow"/>
            <w:rtl/>
          </w:rPr>
          <w:delText>ת מקבילי, ומבצע אותן על-פני אפיק</w:delText>
        </w:r>
        <w:r w:rsidRPr="00301B4A" w:rsidDel="007732B0">
          <w:rPr>
            <w:rFonts w:ascii="Tahoma" w:hAnsi="Tahoma" w:cs="Tahoma" w:hint="cs"/>
            <w:highlight w:val="yellow"/>
            <w:rtl/>
          </w:rPr>
          <w:delText xml:space="preserve"> התקשורת הסריאלית אשר מומש.</w:delText>
        </w:r>
      </w:del>
    </w:p>
    <w:p w:rsidR="009B7766" w:rsidRDefault="00A432FE">
      <w:pPr>
        <w:spacing w:after="200" w:line="276" w:lineRule="auto"/>
      </w:pPr>
      <w:r>
        <w:br w:type="page"/>
      </w:r>
    </w:p>
    <w:p w:rsidR="00261640" w:rsidRDefault="009B7766" w:rsidP="009B7766">
      <w:pPr>
        <w:pStyle w:val="Heading1"/>
      </w:pPr>
      <w:bookmarkStart w:id="574" w:name="_Toc311187363"/>
      <w:r>
        <w:lastRenderedPageBreak/>
        <w:t>List of Abbreviations</w:t>
      </w:r>
      <w:bookmarkEnd w:id="574"/>
    </w:p>
    <w:p w:rsidR="00261640" w:rsidRDefault="00261640" w:rsidP="00261640"/>
    <w:p w:rsidR="00261640" w:rsidRDefault="00261640" w:rsidP="00261640">
      <w:r>
        <w:t>SPI</w:t>
      </w:r>
      <w:r>
        <w:tab/>
      </w:r>
      <w:r>
        <w:tab/>
        <w:t>Serial Peripheral Interface</w:t>
      </w:r>
    </w:p>
    <w:p w:rsidR="00261640" w:rsidRDefault="00261640" w:rsidP="00261640">
      <w:r>
        <w:t>RAM</w:t>
      </w:r>
      <w:r>
        <w:tab/>
      </w:r>
      <w:r>
        <w:tab/>
        <w:t>Random Access Memory</w:t>
      </w:r>
    </w:p>
    <w:p w:rsidR="00B65DE8" w:rsidRDefault="00B65DE8" w:rsidP="00261640">
      <w:r>
        <w:t>UVM</w:t>
      </w:r>
      <w:r>
        <w:tab/>
      </w:r>
      <w:r>
        <w:tab/>
        <w:t>Universal Verification Methodology</w:t>
      </w:r>
    </w:p>
    <w:p w:rsidR="00A17AB3" w:rsidRDefault="00A17AB3" w:rsidP="00261640">
      <w:r>
        <w:t>IP</w:t>
      </w:r>
      <w:r>
        <w:tab/>
      </w:r>
      <w:r>
        <w:tab/>
        <w:t>Intellectual Property</w:t>
      </w:r>
    </w:p>
    <w:p w:rsidR="00E2171F" w:rsidRDefault="00E2171F" w:rsidP="00261640">
      <w:r>
        <w:t>SOC</w:t>
      </w:r>
      <w:r>
        <w:tab/>
      </w:r>
      <w:r>
        <w:tab/>
        <w:t xml:space="preserve">System </w:t>
      </w:r>
      <w:proofErr w:type="gramStart"/>
      <w:r>
        <w:t>On</w:t>
      </w:r>
      <w:proofErr w:type="gramEnd"/>
      <w:r>
        <w:t xml:space="preserve"> Chip</w:t>
      </w:r>
    </w:p>
    <w:p w:rsidR="005C5150" w:rsidRDefault="005C5150" w:rsidP="00261640">
      <w:r>
        <w:t>LSB</w:t>
      </w:r>
      <w:r>
        <w:tab/>
      </w:r>
      <w:r>
        <w:tab/>
        <w:t>Least Significant Bit</w:t>
      </w:r>
    </w:p>
    <w:p w:rsidR="005C5150" w:rsidRDefault="005C5150" w:rsidP="00261640">
      <w:r>
        <w:t>MSB</w:t>
      </w:r>
      <w:r>
        <w:tab/>
      </w:r>
      <w:r>
        <w:tab/>
        <w:t>Most Significant Bit</w:t>
      </w:r>
    </w:p>
    <w:p w:rsidR="0091628E" w:rsidRDefault="0091628E" w:rsidP="00261640">
      <w:r>
        <w:t>FIFO</w:t>
      </w:r>
      <w:r>
        <w:tab/>
      </w:r>
      <w:r>
        <w:tab/>
        <w:t>First In First Out</w:t>
      </w:r>
    </w:p>
    <w:p w:rsidR="0091628E" w:rsidRDefault="0091628E" w:rsidP="00261640">
      <w:r>
        <w:t>MOSI</w:t>
      </w:r>
      <w:r>
        <w:tab/>
      </w:r>
      <w:r>
        <w:tab/>
        <w:t>Master Output Slave Input</w:t>
      </w:r>
    </w:p>
    <w:p w:rsidR="0091628E" w:rsidRDefault="0091628E" w:rsidP="00261640">
      <w:pPr>
        <w:rPr>
          <w:ins w:id="575" w:author="Beeri" w:date="2011-12-08T08:40:00Z"/>
        </w:rPr>
      </w:pPr>
      <w:r>
        <w:t>MISO</w:t>
      </w:r>
      <w:r>
        <w:tab/>
      </w:r>
      <w:r>
        <w:tab/>
        <w:t>Master Input Slave Output</w:t>
      </w:r>
    </w:p>
    <w:p w:rsidR="007732B0" w:rsidRDefault="007732B0" w:rsidP="00261640">
      <w:pPr>
        <w:rPr>
          <w:ins w:id="576" w:author="Beeri" w:date="2011-12-09T09:43:00Z"/>
        </w:rPr>
      </w:pPr>
      <w:ins w:id="577" w:author="Beeri" w:date="2011-12-08T08:40:00Z">
        <w:r>
          <w:t>TB</w:t>
        </w:r>
        <w:r>
          <w:tab/>
        </w:r>
        <w:r>
          <w:tab/>
          <w:t>Test Bench</w:t>
        </w:r>
      </w:ins>
    </w:p>
    <w:p w:rsidR="00A274CF" w:rsidRDefault="00A274CF" w:rsidP="00261640">
      <w:pPr>
        <w:rPr>
          <w:ins w:id="578" w:author="Beeri" w:date="2011-12-09T09:43:00Z"/>
        </w:rPr>
      </w:pPr>
      <w:ins w:id="579" w:author="Beeri" w:date="2011-12-09T09:43:00Z">
        <w:r>
          <w:t>WBM</w:t>
        </w:r>
        <w:r>
          <w:tab/>
        </w:r>
        <w:r>
          <w:tab/>
          <w:t>Wishbone Master</w:t>
        </w:r>
      </w:ins>
    </w:p>
    <w:p w:rsidR="00A274CF" w:rsidRDefault="00A274CF" w:rsidP="00261640">
      <w:pPr>
        <w:rPr>
          <w:ins w:id="580" w:author="Beeri" w:date="2011-12-09T09:43:00Z"/>
        </w:rPr>
      </w:pPr>
      <w:ins w:id="581" w:author="Beeri" w:date="2011-12-09T09:43:00Z">
        <w:r>
          <w:t>WBS</w:t>
        </w:r>
        <w:r>
          <w:tab/>
        </w:r>
        <w:r>
          <w:tab/>
          <w:t>Wishbone Slave</w:t>
        </w:r>
      </w:ins>
    </w:p>
    <w:p w:rsidR="00A274CF" w:rsidRDefault="00A274CF" w:rsidP="00261640">
      <w:pPr>
        <w:rPr>
          <w:ins w:id="582" w:author="Beeri" w:date="2011-12-09T09:43:00Z"/>
        </w:rPr>
      </w:pPr>
      <w:ins w:id="583" w:author="Beeri" w:date="2011-12-09T09:43:00Z">
        <w:r>
          <w:t>MP</w:t>
        </w:r>
        <w:r>
          <w:tab/>
        </w:r>
        <w:r>
          <w:tab/>
          <w:t>Message Pack</w:t>
        </w:r>
      </w:ins>
    </w:p>
    <w:p w:rsidR="00A274CF" w:rsidRDefault="00A274CF" w:rsidP="00261640">
      <w:pPr>
        <w:rPr>
          <w:ins w:id="584" w:author="Beeri" w:date="2011-12-09T09:43:00Z"/>
        </w:rPr>
      </w:pPr>
      <w:ins w:id="585" w:author="Beeri" w:date="2011-12-09T09:43:00Z">
        <w:r>
          <w:t>SOF</w:t>
        </w:r>
        <w:r>
          <w:tab/>
        </w:r>
        <w:r>
          <w:tab/>
          <w:t>Start of Frame</w:t>
        </w:r>
      </w:ins>
    </w:p>
    <w:p w:rsidR="00A274CF" w:rsidRDefault="00A274CF" w:rsidP="00261640">
      <w:ins w:id="586" w:author="Beeri" w:date="2011-12-09T09:43:00Z">
        <w:r>
          <w:t>EOF</w:t>
        </w:r>
        <w:r>
          <w:tab/>
        </w:r>
        <w:r>
          <w:tab/>
          <w:t>End of Frame</w:t>
        </w:r>
      </w:ins>
    </w:p>
    <w:p w:rsidR="0091628E" w:rsidRPr="00261640" w:rsidRDefault="0091628E" w:rsidP="00261640"/>
    <w:p w:rsidR="00261640" w:rsidRDefault="00261640" w:rsidP="009B7766">
      <w:pPr>
        <w:pStyle w:val="Heading1"/>
      </w:pPr>
    </w:p>
    <w:p w:rsidR="009B7766" w:rsidRDefault="009B7766" w:rsidP="009B7766">
      <w:pPr>
        <w:pStyle w:val="Heading1"/>
      </w:pPr>
      <w:r>
        <w:br w:type="page"/>
      </w:r>
    </w:p>
    <w:p w:rsidR="00A432FE" w:rsidRDefault="00A913B0" w:rsidP="00A913B0">
      <w:pPr>
        <w:pStyle w:val="Heading1"/>
      </w:pPr>
      <w:bookmarkStart w:id="587" w:name="_Toc311187364"/>
      <w:r>
        <w:lastRenderedPageBreak/>
        <w:t xml:space="preserve">1. </w:t>
      </w:r>
      <w:r w:rsidR="00A432FE">
        <w:t>Introduction</w:t>
      </w:r>
      <w:bookmarkEnd w:id="587"/>
    </w:p>
    <w:p w:rsidR="00F5529A" w:rsidRDefault="00821223" w:rsidP="00125AB8">
      <w:r>
        <w:t>The field of electronic systems is facing a constant demand for better perform</w:t>
      </w:r>
      <w:r w:rsidR="00DB4BD9">
        <w:t>ance achieved by systems becoming</w:t>
      </w:r>
      <w:r>
        <w:t xml:space="preserve"> smaller in size.</w:t>
      </w:r>
      <w:r w:rsidR="00DB4BD9">
        <w:t xml:space="preserve"> This results in the increase of both complexity and density of electronic hardware</w:t>
      </w:r>
      <w:r w:rsidR="00F5529A">
        <w:t xml:space="preserve">, including semiconductor chips and circuit boards. Those trends </w:t>
      </w:r>
      <w:r w:rsidR="00BF6021">
        <w:t xml:space="preserve">are emphasizing the importance of saving both space and power. </w:t>
      </w:r>
    </w:p>
    <w:p w:rsidR="004019EA" w:rsidRDefault="00BF6021" w:rsidP="00125AB8">
      <w:r>
        <w:t xml:space="preserve">One common way of saving both space and power, within a chip or a board, is to use serial communication. </w:t>
      </w:r>
      <w:r w:rsidR="004019EA">
        <w:t>In contrast to parallel communication, which demands a large amount of wires and connecting pins, serial communication can be performed by using only minimal amount of interconnections.</w:t>
      </w:r>
    </w:p>
    <w:p w:rsidR="00DF082B" w:rsidRDefault="00DF082B" w:rsidP="00497AED">
      <w:pPr>
        <w:pStyle w:val="Heading2"/>
      </w:pPr>
      <w:bookmarkStart w:id="588" w:name="_Toc311187365"/>
      <w:r>
        <w:t>1.</w:t>
      </w:r>
      <w:r w:rsidR="00497AED">
        <w:t>1</w:t>
      </w:r>
      <w:r>
        <w:t xml:space="preserve"> Project Description</w:t>
      </w:r>
      <w:bookmarkEnd w:id="588"/>
    </w:p>
    <w:p w:rsidR="00B65DE8" w:rsidRDefault="00B65DE8" w:rsidP="00125AB8">
      <w:r>
        <w:t xml:space="preserve">Within this project, a serial data link standard named Serial Peripheral Interface was implemented using VHDL, and later verified using </w:t>
      </w:r>
      <w:proofErr w:type="spellStart"/>
      <w:r>
        <w:t>SystemVerilog</w:t>
      </w:r>
      <w:proofErr w:type="spellEnd"/>
      <w:r>
        <w:t xml:space="preserve"> and UVM. The straightforward </w:t>
      </w:r>
      <w:r w:rsidR="00B863C8">
        <w:t>implementation requires the use of gated-clocks,</w:t>
      </w:r>
      <w:r>
        <w:t xml:space="preserve"> </w:t>
      </w:r>
      <w:r w:rsidR="00B863C8">
        <w:t>which wanted to be avoided, and therefore a different design approach was taken. With this approach, the SPI was implemented as A-synchronous serial data link.</w:t>
      </w:r>
    </w:p>
    <w:p w:rsidR="00B863C8" w:rsidRDefault="00B863C8" w:rsidP="00125AB8">
      <w:r>
        <w:t>In addition, as an example of possible use, a communication protocol was created and designed using VHDL. This protocol demonstrates the ability to transform incoming parallel communication from a Wishbone bus, into serial communication</w:t>
      </w:r>
      <w:r w:rsidR="00DF082B">
        <w:t xml:space="preserve"> that is being transferred using the SPI protocol.</w:t>
      </w:r>
      <w:r>
        <w:t xml:space="preserve"> </w:t>
      </w:r>
    </w:p>
    <w:p w:rsidR="00A913B0" w:rsidRDefault="00DF082B" w:rsidP="00497AED">
      <w:pPr>
        <w:pStyle w:val="Heading2"/>
      </w:pPr>
      <w:bookmarkStart w:id="589" w:name="_Toc311187366"/>
      <w:r>
        <w:t>1.</w:t>
      </w:r>
      <w:r w:rsidR="00497AED">
        <w:t>2</w:t>
      </w:r>
      <w:r w:rsidR="00A913B0">
        <w:t xml:space="preserve"> </w:t>
      </w:r>
      <w:r w:rsidR="00993557">
        <w:t>SPI P</w:t>
      </w:r>
      <w:r>
        <w:t>rotocol</w:t>
      </w:r>
      <w:bookmarkEnd w:id="589"/>
    </w:p>
    <w:p w:rsidR="00A913B0" w:rsidRDefault="00DF082B" w:rsidP="00A913B0">
      <w:r>
        <w:t xml:space="preserve">The Serial Peripheral Interface bus is a serial data link standard named by "Motorola" that operates in full duplex mode. </w:t>
      </w:r>
      <w:r w:rsidRPr="007347B6">
        <w:t>Devices communicate in </w:t>
      </w:r>
      <w:hyperlink r:id="rId11" w:tooltip="Master-slave (technology)" w:history="1">
        <w:r w:rsidRPr="007347B6">
          <w:t>master</w:t>
        </w:r>
        <w:r>
          <w:t xml:space="preserve"> </w:t>
        </w:r>
        <w:r w:rsidRPr="007347B6">
          <w:t>/</w:t>
        </w:r>
        <w:r>
          <w:t xml:space="preserve"> </w:t>
        </w:r>
        <w:r w:rsidRPr="007347B6">
          <w:t>slave</w:t>
        </w:r>
      </w:hyperlink>
      <w:r w:rsidRPr="007347B6">
        <w:t> mode where the master device initiates the</w:t>
      </w:r>
      <w:r>
        <w:t xml:space="preserve"> </w:t>
      </w:r>
      <w:hyperlink r:id="rId12" w:tooltip="Data frame" w:history="1">
        <w:r w:rsidRPr="007347B6">
          <w:t>data frame</w:t>
        </w:r>
      </w:hyperlink>
      <w:r w:rsidRPr="007347B6">
        <w:t>. Multiple slave devices are allowed with individual </w:t>
      </w:r>
      <w:hyperlink r:id="rId13" w:tooltip="Slave select" w:history="1">
        <w:r w:rsidRPr="007347B6">
          <w:t>slave select</w:t>
        </w:r>
      </w:hyperlink>
      <w:r w:rsidRPr="007347B6">
        <w:t> (</w:t>
      </w:r>
      <w:hyperlink r:id="rId14" w:tooltip="Chip select" w:history="1">
        <w:r w:rsidRPr="007347B6">
          <w:t>chip select</w:t>
        </w:r>
      </w:hyperlink>
      <w:r w:rsidRPr="007347B6">
        <w:t>) lines.</w:t>
      </w:r>
    </w:p>
    <w:p w:rsidR="006F2B3E" w:rsidRDefault="00497AED" w:rsidP="006F2B3E">
      <w:pPr>
        <w:pStyle w:val="Heading3"/>
      </w:pPr>
      <w:bookmarkStart w:id="590" w:name="_Toc311187367"/>
      <w:r>
        <w:t>1.2.1</w:t>
      </w:r>
      <w:r w:rsidR="006F2B3E">
        <w:t xml:space="preserve"> Interface</w:t>
      </w:r>
      <w:bookmarkEnd w:id="590"/>
    </w:p>
    <w:p w:rsidR="006F2B3E" w:rsidRPr="007347B6" w:rsidRDefault="006F2B3E" w:rsidP="006F2B3E">
      <w:pPr>
        <w:autoSpaceDE w:val="0"/>
        <w:autoSpaceDN w:val="0"/>
        <w:adjustRightInd w:val="0"/>
      </w:pPr>
      <w:r w:rsidRPr="007347B6">
        <w:t>The SPI bus specifies four logic signals:</w:t>
      </w:r>
    </w:p>
    <w:p w:rsidR="006F2B3E" w:rsidRPr="007347B6" w:rsidRDefault="006F2B3E" w:rsidP="006F2B3E">
      <w:pPr>
        <w:pStyle w:val="ListParagraph"/>
        <w:numPr>
          <w:ilvl w:val="0"/>
          <w:numId w:val="6"/>
        </w:numPr>
        <w:autoSpaceDE w:val="0"/>
        <w:autoSpaceDN w:val="0"/>
        <w:adjustRightInd w:val="0"/>
        <w:ind w:left="284" w:hanging="284"/>
      </w:pPr>
      <w:r w:rsidRPr="00A03B98">
        <w:rPr>
          <w:b/>
          <w:bCs/>
        </w:rPr>
        <w:t>SPI_CLK</w:t>
      </w:r>
      <w:r w:rsidRPr="007347B6">
        <w:t>: Se</w:t>
      </w:r>
      <w:r>
        <w:t>rial Clock (output from master).</w:t>
      </w:r>
    </w:p>
    <w:p w:rsidR="006F2B3E" w:rsidRPr="007347B6" w:rsidRDefault="006F2B3E" w:rsidP="006F2B3E">
      <w:pPr>
        <w:pStyle w:val="ListParagraph"/>
        <w:numPr>
          <w:ilvl w:val="0"/>
          <w:numId w:val="6"/>
        </w:numPr>
        <w:autoSpaceDE w:val="0"/>
        <w:autoSpaceDN w:val="0"/>
        <w:adjustRightInd w:val="0"/>
        <w:ind w:left="284" w:hanging="284"/>
      </w:pPr>
      <w:r w:rsidRPr="00A03B98">
        <w:rPr>
          <w:b/>
          <w:bCs/>
        </w:rPr>
        <w:t>S</w:t>
      </w:r>
      <w:r>
        <w:rPr>
          <w:b/>
          <w:bCs/>
        </w:rPr>
        <w:t>PI_MOSI,</w:t>
      </w:r>
      <w:r w:rsidRPr="00A03B98">
        <w:rPr>
          <w:b/>
          <w:bCs/>
        </w:rPr>
        <w:t xml:space="preserve"> SPI_SIMO</w:t>
      </w:r>
      <w:r w:rsidRPr="007347B6">
        <w:t>: Master Output, S</w:t>
      </w:r>
      <w:r>
        <w:t>lave Input (output from master).</w:t>
      </w:r>
    </w:p>
    <w:p w:rsidR="006F2B3E" w:rsidRPr="007347B6" w:rsidRDefault="006F2B3E" w:rsidP="006F2B3E">
      <w:pPr>
        <w:pStyle w:val="ListParagraph"/>
        <w:numPr>
          <w:ilvl w:val="0"/>
          <w:numId w:val="6"/>
        </w:numPr>
        <w:autoSpaceDE w:val="0"/>
        <w:autoSpaceDN w:val="0"/>
        <w:adjustRightInd w:val="0"/>
        <w:ind w:left="284" w:hanging="284"/>
      </w:pPr>
      <w:r>
        <w:rPr>
          <w:b/>
          <w:bCs/>
        </w:rPr>
        <w:t>SPI_MISO,</w:t>
      </w:r>
      <w:r w:rsidRPr="00A03B98">
        <w:rPr>
          <w:b/>
          <w:bCs/>
        </w:rPr>
        <w:t xml:space="preserve"> SPI_SOMI</w:t>
      </w:r>
      <w:r w:rsidRPr="007347B6">
        <w:t>: Master Input, S</w:t>
      </w:r>
      <w:r>
        <w:t>lave Output (output from slave).</w:t>
      </w:r>
    </w:p>
    <w:p w:rsidR="006F2B3E" w:rsidRDefault="006F2B3E" w:rsidP="006F2B3E">
      <w:pPr>
        <w:pStyle w:val="ListParagraph"/>
        <w:numPr>
          <w:ilvl w:val="0"/>
          <w:numId w:val="6"/>
        </w:numPr>
        <w:autoSpaceDE w:val="0"/>
        <w:autoSpaceDN w:val="0"/>
        <w:adjustRightInd w:val="0"/>
        <w:ind w:left="284" w:hanging="284"/>
      </w:pPr>
      <w:r w:rsidRPr="00A03B98">
        <w:rPr>
          <w:b/>
          <w:bCs/>
        </w:rPr>
        <w:t>SPI_SS</w:t>
      </w:r>
      <w:r w:rsidRPr="007347B6">
        <w:t>: </w:t>
      </w:r>
      <w:hyperlink r:id="rId15" w:tooltip="Slave Select" w:history="1">
        <w:r w:rsidRPr="007347B6">
          <w:t>Slave Select</w:t>
        </w:r>
      </w:hyperlink>
      <w:r w:rsidRPr="007347B6">
        <w:t> (</w:t>
      </w:r>
      <w:hyperlink r:id="rId16" w:tooltip="Logic level" w:history="1">
        <w:r w:rsidRPr="007347B6">
          <w:t>active low</w:t>
        </w:r>
      </w:hyperlink>
      <w:r w:rsidRPr="007347B6">
        <w:t>, output from master).</w:t>
      </w:r>
    </w:p>
    <w:p w:rsidR="005C5150" w:rsidRDefault="005C5150" w:rsidP="005C5150">
      <w:pPr>
        <w:pStyle w:val="ListParagraph"/>
        <w:keepNext/>
        <w:autoSpaceDE w:val="0"/>
        <w:autoSpaceDN w:val="0"/>
        <w:adjustRightInd w:val="0"/>
        <w:ind w:left="284"/>
        <w:jc w:val="center"/>
      </w:pPr>
      <w:r>
        <w:rPr>
          <w:noProof/>
        </w:rPr>
        <w:drawing>
          <wp:inline distT="0" distB="0" distL="0" distR="0">
            <wp:extent cx="3629025" cy="1133475"/>
            <wp:effectExtent l="0" t="0" r="0" b="0"/>
            <wp:docPr id="2" name="תמונה 1" descr="381px-SPI_single_sla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px-SPI_single_slave.svg.png"/>
                    <pic:cNvPicPr/>
                  </pic:nvPicPr>
                  <pic:blipFill>
                    <a:blip r:embed="rId17" cstate="print"/>
                    <a:stretch>
                      <a:fillRect/>
                    </a:stretch>
                  </pic:blipFill>
                  <pic:spPr>
                    <a:xfrm>
                      <a:off x="0" y="0"/>
                      <a:ext cx="3629025" cy="1133475"/>
                    </a:xfrm>
                    <a:prstGeom prst="rect">
                      <a:avLst/>
                    </a:prstGeom>
                  </pic:spPr>
                </pic:pic>
              </a:graphicData>
            </a:graphic>
          </wp:inline>
        </w:drawing>
      </w:r>
    </w:p>
    <w:p w:rsidR="005C5150" w:rsidRPr="006F2B3E" w:rsidRDefault="005C5150" w:rsidP="005C5150">
      <w:pPr>
        <w:pStyle w:val="Caption"/>
        <w:bidi w:val="0"/>
        <w:jc w:val="center"/>
      </w:pPr>
      <w:bookmarkStart w:id="591" w:name="_Toc311187433"/>
      <w:r>
        <w:t xml:space="preserve">Figure </w:t>
      </w:r>
      <w:fldSimple w:instr=" SEQ Figure \* ARABIC ">
        <w:r w:rsidR="00DA43C2">
          <w:rPr>
            <w:noProof/>
          </w:rPr>
          <w:t>1</w:t>
        </w:r>
      </w:fldSimple>
      <w:r>
        <w:rPr>
          <w:noProof/>
        </w:rPr>
        <w:t xml:space="preserve"> - SPI Interface</w:t>
      </w:r>
      <w:bookmarkEnd w:id="591"/>
    </w:p>
    <w:p w:rsidR="00A913B0" w:rsidRDefault="006F2B3E" w:rsidP="006F2B3E">
      <w:pPr>
        <w:pStyle w:val="Heading3"/>
      </w:pPr>
      <w:bookmarkStart w:id="592" w:name="_Toc311187368"/>
      <w:r>
        <w:t>1.</w:t>
      </w:r>
      <w:r w:rsidR="00497AED">
        <w:t>2.2</w:t>
      </w:r>
      <w:r w:rsidR="00993557">
        <w:t xml:space="preserve"> Data T</w:t>
      </w:r>
      <w:r w:rsidR="00A913B0">
        <w:t>ransmission</w:t>
      </w:r>
      <w:bookmarkEnd w:id="592"/>
    </w:p>
    <w:p w:rsidR="006F2B3E" w:rsidRPr="007347B6" w:rsidRDefault="006F2B3E" w:rsidP="006F2B3E">
      <w:pPr>
        <w:autoSpaceDE w:val="0"/>
        <w:autoSpaceDN w:val="0"/>
        <w:adjustRightInd w:val="0"/>
      </w:pPr>
      <w:r>
        <w:t>To begin</w:t>
      </w:r>
      <w:r w:rsidRPr="007347B6">
        <w:t xml:space="preserve"> communication, the master first configures the clock, using a frequency less than or equal to the maximum frequency the slave device supports. Such frequencies are commonly in the range of 1–70 </w:t>
      </w:r>
      <w:proofErr w:type="spellStart"/>
      <w:r w:rsidRPr="007347B6">
        <w:t>MHz</w:t>
      </w:r>
      <w:r>
        <w:t>.</w:t>
      </w:r>
      <w:proofErr w:type="spellEnd"/>
    </w:p>
    <w:p w:rsidR="006F2B3E" w:rsidRDefault="006F2B3E" w:rsidP="006F2B3E">
      <w:pPr>
        <w:autoSpaceDE w:val="0"/>
        <w:autoSpaceDN w:val="0"/>
        <w:adjustRightInd w:val="0"/>
      </w:pPr>
      <w:r w:rsidRPr="007347B6">
        <w:t xml:space="preserve">The master then pulls the chip select </w:t>
      </w:r>
      <w:r>
        <w:t xml:space="preserve">(SPI_SS) </w:t>
      </w:r>
      <w:r w:rsidRPr="007347B6">
        <w:t>low for the desired chip.</w:t>
      </w:r>
    </w:p>
    <w:p w:rsidR="006F2B3E" w:rsidRPr="007347B6" w:rsidRDefault="006F2B3E" w:rsidP="006F2B3E">
      <w:pPr>
        <w:autoSpaceDE w:val="0"/>
        <w:autoSpaceDN w:val="0"/>
        <w:adjustRightInd w:val="0"/>
      </w:pPr>
      <w:r w:rsidRPr="007347B6">
        <w:t>During each SPI clock cycle, a </w:t>
      </w:r>
      <w:hyperlink r:id="rId18" w:tooltip="Full duplex" w:history="1">
        <w:r w:rsidRPr="007347B6">
          <w:t>full duplex</w:t>
        </w:r>
      </w:hyperlink>
      <w:r w:rsidRPr="007347B6">
        <w:t> data transmission occurs:</w:t>
      </w:r>
    </w:p>
    <w:p w:rsidR="006F2B3E" w:rsidRPr="007347B6" w:rsidRDefault="006F2B3E" w:rsidP="006F2B3E">
      <w:pPr>
        <w:pStyle w:val="ListParagraph"/>
        <w:numPr>
          <w:ilvl w:val="0"/>
          <w:numId w:val="6"/>
        </w:numPr>
        <w:autoSpaceDE w:val="0"/>
        <w:autoSpaceDN w:val="0"/>
        <w:adjustRightInd w:val="0"/>
        <w:ind w:left="284" w:hanging="284"/>
      </w:pPr>
      <w:r>
        <w:t>T</w:t>
      </w:r>
      <w:r w:rsidRPr="007347B6">
        <w:t>he mast</w:t>
      </w:r>
      <w:r>
        <w:t>er sends a bit on the MOSI line. T</w:t>
      </w:r>
      <w:r w:rsidRPr="007347B6">
        <w:t>he slave reads it from that same line</w:t>
      </w:r>
      <w:r>
        <w:t>.</w:t>
      </w:r>
    </w:p>
    <w:p w:rsidR="006F2B3E" w:rsidRPr="007347B6" w:rsidRDefault="006F2B3E" w:rsidP="006F2B3E">
      <w:pPr>
        <w:pStyle w:val="ListParagraph"/>
        <w:numPr>
          <w:ilvl w:val="0"/>
          <w:numId w:val="6"/>
        </w:numPr>
        <w:autoSpaceDE w:val="0"/>
        <w:autoSpaceDN w:val="0"/>
        <w:adjustRightInd w:val="0"/>
        <w:ind w:left="284" w:hanging="284"/>
      </w:pPr>
      <w:r>
        <w:t>T</w:t>
      </w:r>
      <w:r w:rsidRPr="007347B6">
        <w:t>he sla</w:t>
      </w:r>
      <w:r>
        <w:t>ve sends a bit on the MISO line. T</w:t>
      </w:r>
      <w:r w:rsidRPr="007347B6">
        <w:t>he master reads it from that same line</w:t>
      </w:r>
      <w:r>
        <w:t>.</w:t>
      </w:r>
    </w:p>
    <w:p w:rsidR="00A913B0" w:rsidRDefault="00497AED" w:rsidP="00721FCC">
      <w:pPr>
        <w:pStyle w:val="Heading3"/>
      </w:pPr>
      <w:bookmarkStart w:id="593" w:name="_Toc311187369"/>
      <w:r>
        <w:lastRenderedPageBreak/>
        <w:t>1.2.3</w:t>
      </w:r>
      <w:r w:rsidR="00A913B0">
        <w:t xml:space="preserve"> </w:t>
      </w:r>
      <w:bookmarkStart w:id="594" w:name="_Toc307305444"/>
      <w:r w:rsidR="00A913B0">
        <w:t>Clock Polarity and Phase</w:t>
      </w:r>
      <w:bookmarkEnd w:id="593"/>
      <w:bookmarkEnd w:id="594"/>
    </w:p>
    <w:p w:rsidR="006F2B3E" w:rsidRPr="00D73868" w:rsidRDefault="006F2B3E" w:rsidP="006F2B3E">
      <w:pPr>
        <w:autoSpaceDE w:val="0"/>
        <w:autoSpaceDN w:val="0"/>
        <w:adjustRightInd w:val="0"/>
      </w:pPr>
      <w:r w:rsidRPr="00D73868">
        <w:t xml:space="preserve">In addition to setting the clock frequency, the master must also configure the clock polarity </w:t>
      </w:r>
      <w:r>
        <w:t xml:space="preserve">(CPOL) </w:t>
      </w:r>
      <w:r w:rsidRPr="00D73868">
        <w:t xml:space="preserve">and phase </w:t>
      </w:r>
      <w:r>
        <w:t xml:space="preserve">(CPHA) </w:t>
      </w:r>
      <w:r w:rsidRPr="00D73868">
        <w:t>with respect to the data.</w:t>
      </w:r>
    </w:p>
    <w:p w:rsidR="006F2B3E" w:rsidRDefault="006F2B3E" w:rsidP="006F2B3E">
      <w:pPr>
        <w:pStyle w:val="ListParagraph"/>
        <w:numPr>
          <w:ilvl w:val="0"/>
          <w:numId w:val="6"/>
        </w:numPr>
        <w:autoSpaceDE w:val="0"/>
        <w:autoSpaceDN w:val="0"/>
        <w:adjustRightInd w:val="0"/>
        <w:ind w:left="284" w:hanging="284"/>
      </w:pPr>
      <w:r w:rsidRPr="00D73868">
        <w:t>At CPOL=0 the</w:t>
      </w:r>
      <w:r w:rsidR="008F5078">
        <w:t xml:space="preserve"> base value of the clock is '0'</w:t>
      </w:r>
      <w:r>
        <w:t>.</w:t>
      </w:r>
    </w:p>
    <w:p w:rsidR="006F2B3E" w:rsidRDefault="00C614F4" w:rsidP="006F2B3E">
      <w:pPr>
        <w:pStyle w:val="ListParagraph"/>
        <w:numPr>
          <w:ilvl w:val="1"/>
          <w:numId w:val="6"/>
        </w:numPr>
        <w:autoSpaceDE w:val="0"/>
        <w:autoSpaceDN w:val="0"/>
        <w:adjustRightInd w:val="0"/>
        <w:ind w:left="709" w:hanging="425"/>
      </w:pPr>
      <w:r>
        <w:t xml:space="preserve">For CPHA=0, data </w:t>
      </w:r>
      <w:r w:rsidR="008F5078">
        <w:t>are</w:t>
      </w:r>
      <w:r w:rsidR="006F2B3E" w:rsidRPr="00D73868">
        <w:t xml:space="preserve"> captured on the clock's rising edge (l</w:t>
      </w:r>
      <w:r>
        <w:t>ow</w:t>
      </w:r>
      <w:r w:rsidR="00721FCC">
        <w:t xml:space="preserve"> </w:t>
      </w:r>
      <w:r>
        <w:t>→</w:t>
      </w:r>
      <w:r w:rsidR="00721FCC">
        <w:t xml:space="preserve"> </w:t>
      </w:r>
      <w:r>
        <w:t xml:space="preserve">high clock transition) and data </w:t>
      </w:r>
      <w:r w:rsidR="008F5078">
        <w:t>are</w:t>
      </w:r>
      <w:r>
        <w:t xml:space="preserve"> propagated on </w:t>
      </w:r>
      <w:r w:rsidR="008F5078">
        <w:t>a</w:t>
      </w:r>
      <w:r w:rsidR="006F2B3E" w:rsidRPr="00D73868">
        <w:t xml:space="preserve"> falling edge (high</w:t>
      </w:r>
      <w:r w:rsidR="00721FCC">
        <w:t xml:space="preserve"> </w:t>
      </w:r>
      <w:r w:rsidR="006F2B3E" w:rsidRPr="00D73868">
        <w:t>→</w:t>
      </w:r>
      <w:r w:rsidR="00721FCC">
        <w:t xml:space="preserve"> </w:t>
      </w:r>
      <w:r w:rsidR="006F2B3E" w:rsidRPr="00D73868">
        <w:t>low clock transition).</w:t>
      </w:r>
    </w:p>
    <w:p w:rsidR="006F2B3E" w:rsidRPr="00D73868" w:rsidRDefault="00C614F4" w:rsidP="006F2B3E">
      <w:pPr>
        <w:pStyle w:val="ListParagraph"/>
        <w:numPr>
          <w:ilvl w:val="1"/>
          <w:numId w:val="6"/>
        </w:numPr>
        <w:autoSpaceDE w:val="0"/>
        <w:autoSpaceDN w:val="0"/>
        <w:adjustRightInd w:val="0"/>
        <w:ind w:left="709" w:hanging="425"/>
      </w:pPr>
      <w:r>
        <w:t xml:space="preserve">For CPHA=1, data </w:t>
      </w:r>
      <w:r w:rsidR="008F5078">
        <w:t>are</w:t>
      </w:r>
      <w:r w:rsidR="006F2B3E" w:rsidRPr="00D73868">
        <w:t xml:space="preserve"> captured on the c</w:t>
      </w:r>
      <w:r>
        <w:t xml:space="preserve">lock's falling edge and data </w:t>
      </w:r>
      <w:r w:rsidR="008F5078">
        <w:t>are</w:t>
      </w:r>
      <w:r w:rsidR="006F2B3E" w:rsidRPr="00D73868">
        <w:t xml:space="preserve"> propagated on a rising edge.</w:t>
      </w:r>
    </w:p>
    <w:p w:rsidR="006F2B3E" w:rsidRDefault="006F2B3E" w:rsidP="006F2B3E">
      <w:pPr>
        <w:pStyle w:val="ListParagraph"/>
        <w:numPr>
          <w:ilvl w:val="0"/>
          <w:numId w:val="6"/>
        </w:numPr>
        <w:autoSpaceDE w:val="0"/>
        <w:autoSpaceDN w:val="0"/>
        <w:adjustRightInd w:val="0"/>
        <w:ind w:left="284" w:hanging="284"/>
      </w:pPr>
      <w:r w:rsidRPr="00D73868">
        <w:t>At CPOL=1 th</w:t>
      </w:r>
      <w:r w:rsidR="008F5078">
        <w:t>e base value of the clock is '1'</w:t>
      </w:r>
      <w:r w:rsidRPr="00D73868">
        <w:t xml:space="preserve"> (inversion of CPOL=0)</w:t>
      </w:r>
      <w:r>
        <w:t>.</w:t>
      </w:r>
    </w:p>
    <w:p w:rsidR="006F2B3E" w:rsidRDefault="008F5078" w:rsidP="00C614F4">
      <w:pPr>
        <w:pStyle w:val="ListParagraph"/>
        <w:numPr>
          <w:ilvl w:val="1"/>
          <w:numId w:val="6"/>
        </w:numPr>
        <w:autoSpaceDE w:val="0"/>
        <w:autoSpaceDN w:val="0"/>
        <w:adjustRightInd w:val="0"/>
        <w:ind w:left="709" w:hanging="425"/>
      </w:pPr>
      <w:r>
        <w:t>For CPHA=0, data are</w:t>
      </w:r>
      <w:r w:rsidR="006F2B3E" w:rsidRPr="00D73868">
        <w:t xml:space="preserve"> captured on </w:t>
      </w:r>
      <w:r>
        <w:t xml:space="preserve">the </w:t>
      </w:r>
      <w:r w:rsidR="006F2B3E" w:rsidRPr="00D73868">
        <w:t>clock's falling ed</w:t>
      </w:r>
      <w:r>
        <w:t>ge and data are propagated on a</w:t>
      </w:r>
      <w:r w:rsidR="006F2B3E" w:rsidRPr="00D73868">
        <w:t xml:space="preserve"> rising edge.</w:t>
      </w:r>
    </w:p>
    <w:p w:rsidR="006F2B3E" w:rsidRDefault="006F2B3E" w:rsidP="00C614F4">
      <w:pPr>
        <w:pStyle w:val="ListParagraph"/>
        <w:numPr>
          <w:ilvl w:val="1"/>
          <w:numId w:val="6"/>
        </w:numPr>
        <w:autoSpaceDE w:val="0"/>
        <w:autoSpaceDN w:val="0"/>
        <w:adjustRightInd w:val="0"/>
        <w:ind w:left="709" w:hanging="425"/>
      </w:pPr>
      <w:r w:rsidRPr="00D73868">
        <w:t>For CPHA=1, data are captured on clock's rising edge and data are propagated on a falling edge.</w:t>
      </w:r>
    </w:p>
    <w:p w:rsidR="005C5150" w:rsidRDefault="005C5150" w:rsidP="005C5150">
      <w:pPr>
        <w:pStyle w:val="ListParagraph"/>
        <w:autoSpaceDE w:val="0"/>
        <w:autoSpaceDN w:val="0"/>
        <w:adjustRightInd w:val="0"/>
        <w:ind w:left="709"/>
      </w:pPr>
    </w:p>
    <w:p w:rsidR="006F2B3E" w:rsidRDefault="006F2B3E" w:rsidP="006F2B3E">
      <w:pPr>
        <w:keepNext/>
        <w:autoSpaceDE w:val="0"/>
        <w:autoSpaceDN w:val="0"/>
        <w:adjustRightInd w:val="0"/>
        <w:jc w:val="center"/>
      </w:pPr>
      <w:r>
        <w:rPr>
          <w:noProof/>
        </w:rPr>
        <w:drawing>
          <wp:inline distT="0" distB="0" distL="0" distR="0">
            <wp:extent cx="4089197" cy="2374346"/>
            <wp:effectExtent l="0" t="0" r="0" b="0"/>
            <wp:docPr id="1" name="Picture 1" descr="http://upload.wikimedia.org/wikipedia/commons/thumb/6/6b/SPI_timing_diagram2.svg/100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6/6b/SPI_timing_diagram2.svg/1000px-SPI_timing_diagram2.svg.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091554" cy="2375715"/>
                    </a:xfrm>
                    <a:prstGeom prst="rect">
                      <a:avLst/>
                    </a:prstGeom>
                    <a:noFill/>
                    <a:ln>
                      <a:noFill/>
                    </a:ln>
                  </pic:spPr>
                </pic:pic>
              </a:graphicData>
            </a:graphic>
          </wp:inline>
        </w:drawing>
      </w:r>
    </w:p>
    <w:p w:rsidR="008F5078" w:rsidRDefault="00721FCC" w:rsidP="008F5078">
      <w:pPr>
        <w:pStyle w:val="Caption"/>
        <w:bidi w:val="0"/>
        <w:jc w:val="center"/>
      </w:pPr>
      <w:bookmarkStart w:id="595" w:name="_Toc311187434"/>
      <w:r>
        <w:t xml:space="preserve">Figure </w:t>
      </w:r>
      <w:r w:rsidR="000A1FAD">
        <w:rPr>
          <w:rtl/>
        </w:rPr>
        <w:fldChar w:fldCharType="begin"/>
      </w:r>
      <w:r w:rsidR="008F5078">
        <w:rPr>
          <w:rtl/>
        </w:rPr>
        <w:instrText xml:space="preserve"> </w:instrText>
      </w:r>
      <w:r w:rsidR="008F5078">
        <w:instrText>SEQ</w:instrText>
      </w:r>
      <w:r w:rsidR="008F5078">
        <w:rPr>
          <w:rtl/>
        </w:rPr>
        <w:instrText xml:space="preserve"> </w:instrText>
      </w:r>
      <w:r w:rsidR="008F5078">
        <w:instrText>Figure \* ARABIC</w:instrText>
      </w:r>
      <w:r w:rsidR="008F5078">
        <w:rPr>
          <w:rtl/>
        </w:rPr>
        <w:instrText xml:space="preserve"> </w:instrText>
      </w:r>
      <w:r w:rsidR="000A1FAD">
        <w:rPr>
          <w:rtl/>
        </w:rPr>
        <w:fldChar w:fldCharType="separate"/>
      </w:r>
      <w:r w:rsidR="00DA43C2">
        <w:rPr>
          <w:noProof/>
          <w:rtl/>
        </w:rPr>
        <w:t>2</w:t>
      </w:r>
      <w:r w:rsidR="000A1FAD">
        <w:rPr>
          <w:rtl/>
        </w:rPr>
        <w:fldChar w:fldCharType="end"/>
      </w:r>
      <w:r w:rsidR="00B02300">
        <w:t xml:space="preserve"> - SPI Protocol D</w:t>
      </w:r>
      <w:r w:rsidR="008F5078">
        <w:t>iagram</w:t>
      </w:r>
      <w:bookmarkEnd w:id="595"/>
    </w:p>
    <w:p w:rsidR="006F2B3E" w:rsidRPr="00D73868" w:rsidRDefault="006F2B3E" w:rsidP="006F2B3E">
      <w:pPr>
        <w:autoSpaceDE w:val="0"/>
        <w:autoSpaceDN w:val="0"/>
        <w:adjustRightInd w:val="0"/>
      </w:pPr>
      <w:r w:rsidRPr="00D73868">
        <w:t>That is, CPHA=0 means sample on the leading (first) clock edge, while CPHA=1 means sample on the trailing (second) clock edge, regardless of whether that clock edge is rising or falling. Note that with CPHA=0, the data must be stable for a half cycle before the first clock cycle. For all CPOL and CPHA modes, the initial clock value must be stable before the chip select line goes active.</w:t>
      </w:r>
    </w:p>
    <w:p w:rsidR="006F2B3E" w:rsidRPr="00D73868" w:rsidRDefault="006F2B3E" w:rsidP="006F2B3E">
      <w:pPr>
        <w:autoSpaceDE w:val="0"/>
        <w:autoSpaceDN w:val="0"/>
        <w:adjustRightInd w:val="0"/>
      </w:pPr>
      <w:r w:rsidRPr="00D73868">
        <w:t>The MOSI and MISO signals are usually stable (at their reception points) for the half cycle until the next clock transition. SPI master and slave devices may well sample data at different points in that half cycle.</w:t>
      </w:r>
    </w:p>
    <w:p w:rsidR="006F2B3E" w:rsidRPr="00D73868" w:rsidRDefault="006F2B3E" w:rsidP="006F2B3E">
      <w:pPr>
        <w:autoSpaceDE w:val="0"/>
        <w:autoSpaceDN w:val="0"/>
        <w:adjustRightInd w:val="0"/>
      </w:pPr>
      <w:r w:rsidRPr="00D73868">
        <w:t>This adds more flexibility to the communication channel between the master and slave.</w:t>
      </w:r>
    </w:p>
    <w:p w:rsidR="00497AED" w:rsidRDefault="00497AED" w:rsidP="00497AED">
      <w:pPr>
        <w:pStyle w:val="Heading2"/>
      </w:pPr>
      <w:bookmarkStart w:id="596" w:name="_Toc311187370"/>
      <w:r>
        <w:t>1.3 Wishbone Bus</w:t>
      </w:r>
      <w:bookmarkEnd w:id="596"/>
    </w:p>
    <w:p w:rsidR="00D06B61" w:rsidRDefault="00497AED" w:rsidP="00497AED">
      <w:r>
        <w:t>The Wishbone Bus</w:t>
      </w:r>
      <w:r w:rsidR="00D06B61">
        <w:t>, created by "</w:t>
      </w:r>
      <w:proofErr w:type="spellStart"/>
      <w:r w:rsidR="00D06B61">
        <w:t>Silicore</w:t>
      </w:r>
      <w:proofErr w:type="spellEnd"/>
      <w:r w:rsidR="00D06B61">
        <w:t xml:space="preserve"> Corporation"</w:t>
      </w:r>
      <w:r>
        <w:t xml:space="preserve"> is an </w:t>
      </w:r>
      <w:r w:rsidR="00A17AB3">
        <w:t>open source hardware computer bus, intended to allow parallel communication between the parts of an inte</w:t>
      </w:r>
      <w:r w:rsidR="00D06B61">
        <w:t>grated circuit</w:t>
      </w:r>
      <w:r w:rsidR="00A17AB3">
        <w:t>. This System-on-Chip interconnection architecture is used in order to create a common interface between</w:t>
      </w:r>
      <w:r w:rsidR="00D06B61">
        <w:t xml:space="preserve"> different</w:t>
      </w:r>
      <w:r w:rsidR="00A17AB3">
        <w:t xml:space="preserve"> IP cores. </w:t>
      </w:r>
    </w:p>
    <w:p w:rsidR="002E272A" w:rsidRDefault="00D06B61" w:rsidP="00497AED">
      <w:r>
        <w:t xml:space="preserve">The Wishbone interconnect is intended as a general purpose interface. As such, it defines </w:t>
      </w:r>
      <w:r w:rsidR="00675C48">
        <w:t>a master / slave</w:t>
      </w:r>
      <w:r>
        <w:t xml:space="preserve"> standard </w:t>
      </w:r>
      <w:r w:rsidR="00675C48">
        <w:t xml:space="preserve">for </w:t>
      </w:r>
      <w:r>
        <w:t>data exchange between IP core modules, in terms of signals, clock cycles, and high &amp; low levels.</w:t>
      </w:r>
      <w:r w:rsidR="002E272A">
        <w:br w:type="page"/>
      </w:r>
    </w:p>
    <w:p w:rsidR="002E272A" w:rsidRDefault="002E272A" w:rsidP="00E663F1">
      <w:pPr>
        <w:pStyle w:val="Heading1"/>
      </w:pPr>
      <w:bookmarkStart w:id="597" w:name="_Toc311187371"/>
      <w:r>
        <w:lastRenderedPageBreak/>
        <w:t>2. SPI Implementation</w:t>
      </w:r>
      <w:bookmarkEnd w:id="597"/>
    </w:p>
    <w:p w:rsidR="00A7102A" w:rsidRDefault="00E663F1" w:rsidP="00A7102A">
      <w:pPr>
        <w:spacing w:after="200"/>
      </w:pPr>
      <w:r>
        <w:t xml:space="preserve">The SPI design contains two separate cores – the </w:t>
      </w:r>
      <w:r w:rsidR="000A1FAD" w:rsidRPr="000A1FAD">
        <w:rPr>
          <w:b/>
          <w:bCs/>
          <w:rPrChange w:id="598" w:author="Beeri" w:date="2011-12-08T08:41:00Z">
            <w:rPr/>
          </w:rPrChange>
        </w:rPr>
        <w:t>SPI Master</w:t>
      </w:r>
      <w:r>
        <w:t xml:space="preserve"> core and the </w:t>
      </w:r>
      <w:r w:rsidR="000A1FAD" w:rsidRPr="000A1FAD">
        <w:rPr>
          <w:b/>
          <w:bCs/>
          <w:rPrChange w:id="599" w:author="Beeri" w:date="2011-12-08T08:41:00Z">
            <w:rPr/>
          </w:rPrChange>
        </w:rPr>
        <w:t>SPI Slave</w:t>
      </w:r>
      <w:r>
        <w:t xml:space="preserve"> core. The SPI protocol allows the use of </w:t>
      </w:r>
      <w:r w:rsidR="00745F3B">
        <w:t xml:space="preserve">a </w:t>
      </w:r>
      <w:r>
        <w:t>single master,</w:t>
      </w:r>
      <w:r w:rsidR="00A7102A">
        <w:t xml:space="preserve"> together with multiple slaves. All the slaves MISO output signals are connected to the same wire via         Tri-State Buffers. Therefore, while the SPI Slave Select signal of a slave is not active, the slave's MISO output port MUST be at 'High Z' state. </w:t>
      </w:r>
    </w:p>
    <w:p w:rsidR="00E663F1" w:rsidRDefault="00E2171F" w:rsidP="00A7102A">
      <w:pPr>
        <w:spacing w:after="200"/>
      </w:pPr>
      <w:r>
        <w:t>Usually, the SPI Master core will be attached to the system's main processor, and will be used to communicate with either on-board or on-chip (in SOC's) peripherals, that will incorporate SPI Slave cores.</w:t>
      </w:r>
    </w:p>
    <w:p w:rsidR="001D69DD" w:rsidRDefault="00E2171F" w:rsidP="007732B0">
      <w:r>
        <w:t xml:space="preserve">The SPI design supports </w:t>
      </w:r>
      <w:del w:id="600" w:author="Beeri" w:date="2011-12-08T08:42:00Z">
        <w:r w:rsidDel="007732B0">
          <w:delText xml:space="preserve">working </w:delText>
        </w:r>
      </w:del>
      <w:del w:id="601" w:author="Beeri" w:date="2011-12-08T08:41:00Z">
        <w:r w:rsidDel="007732B0">
          <w:delText xml:space="preserve">will </w:delText>
        </w:r>
      </w:del>
      <w:r>
        <w:t xml:space="preserve">all </w:t>
      </w:r>
      <w:ins w:id="602" w:author="Beeri" w:date="2011-12-08T08:41:00Z">
        <w:r w:rsidR="007732B0">
          <w:t xml:space="preserve">four </w:t>
        </w:r>
      </w:ins>
      <w:r>
        <w:t>CPOL and CPHA configu</w:t>
      </w:r>
      <w:r w:rsidR="001D69DD">
        <w:t>rations</w:t>
      </w:r>
      <w:del w:id="603" w:author="Beeri" w:date="2011-12-08T08:42:00Z">
        <w:r w:rsidR="001D69DD" w:rsidDel="007732B0">
          <w:delText xml:space="preserve">, and </w:delText>
        </w:r>
      </w:del>
      <w:ins w:id="604" w:author="Beeri" w:date="2011-12-08T08:42:00Z">
        <w:r w:rsidR="007732B0">
          <w:t>. I</w:t>
        </w:r>
      </w:ins>
      <w:del w:id="605" w:author="Beeri" w:date="2011-12-08T08:42:00Z">
        <w:r w:rsidR="001D69DD" w:rsidDel="007732B0">
          <w:delText>i</w:delText>
        </w:r>
      </w:del>
      <w:r w:rsidR="001D69DD">
        <w:t xml:space="preserve">n addition, </w:t>
      </w:r>
      <w:ins w:id="606" w:author="Beeri" w:date="2011-12-08T08:42:00Z">
        <w:r w:rsidR="007732B0">
          <w:t xml:space="preserve">it </w:t>
        </w:r>
      </w:ins>
      <w:r w:rsidR="001D69DD">
        <w:t>allow</w:t>
      </w:r>
      <w:ins w:id="607" w:author="Beeri" w:date="2011-12-08T08:42:00Z">
        <w:r w:rsidR="007732B0">
          <w:t>s</w:t>
        </w:r>
      </w:ins>
      <w:r>
        <w:t xml:space="preserve"> </w:t>
      </w:r>
      <w:r w:rsidR="001D69DD">
        <w:t xml:space="preserve">a variety of </w:t>
      </w:r>
      <w:del w:id="608" w:author="Beeri" w:date="2011-12-08T08:42:00Z">
        <w:r w:rsidR="001D69DD" w:rsidDel="007732B0">
          <w:delText>options</w:delText>
        </w:r>
      </w:del>
      <w:ins w:id="609" w:author="Beeri" w:date="2011-12-08T08:42:00Z">
        <w:r w:rsidR="007732B0">
          <w:t>features</w:t>
        </w:r>
      </w:ins>
      <w:r>
        <w:t>:</w:t>
      </w:r>
    </w:p>
    <w:p w:rsidR="001D69DD" w:rsidRDefault="00745F3B" w:rsidP="001D69DD">
      <w:pPr>
        <w:pStyle w:val="ListParagraph"/>
        <w:numPr>
          <w:ilvl w:val="0"/>
          <w:numId w:val="6"/>
        </w:numPr>
        <w:autoSpaceDE w:val="0"/>
        <w:autoSpaceDN w:val="0"/>
        <w:adjustRightInd w:val="0"/>
        <w:ind w:left="284" w:hanging="284"/>
      </w:pPr>
      <w:r>
        <w:t>Connecting d</w:t>
      </w:r>
      <w:r w:rsidR="001D69DD">
        <w:t>ifferent number of SPI Slaves.</w:t>
      </w:r>
    </w:p>
    <w:p w:rsidR="001D69DD" w:rsidRDefault="00745F3B" w:rsidP="001D69DD">
      <w:pPr>
        <w:pStyle w:val="ListParagraph"/>
        <w:numPr>
          <w:ilvl w:val="0"/>
          <w:numId w:val="6"/>
        </w:numPr>
        <w:autoSpaceDE w:val="0"/>
        <w:autoSpaceDN w:val="0"/>
        <w:adjustRightInd w:val="0"/>
        <w:ind w:left="284" w:hanging="284"/>
      </w:pPr>
      <w:r>
        <w:t>Changing</w:t>
      </w:r>
      <w:r w:rsidR="001D69DD">
        <w:t xml:space="preserve"> word sizes.</w:t>
      </w:r>
    </w:p>
    <w:p w:rsidR="001D69DD" w:rsidRDefault="001D69DD" w:rsidP="001D69DD">
      <w:pPr>
        <w:pStyle w:val="ListParagraph"/>
        <w:numPr>
          <w:ilvl w:val="0"/>
          <w:numId w:val="6"/>
        </w:numPr>
        <w:autoSpaceDE w:val="0"/>
        <w:autoSpaceDN w:val="0"/>
        <w:adjustRightInd w:val="0"/>
        <w:ind w:left="284" w:hanging="284"/>
      </w:pPr>
      <w:r>
        <w:t xml:space="preserve">Sending </w:t>
      </w:r>
      <w:r w:rsidR="005C5150">
        <w:t>first the LSB</w:t>
      </w:r>
      <w:r>
        <w:t xml:space="preserve"> or the</w:t>
      </w:r>
      <w:r w:rsidR="005C5150">
        <w:t xml:space="preserve"> MSB.</w:t>
      </w:r>
      <w:r>
        <w:t xml:space="preserve"> </w:t>
      </w:r>
    </w:p>
    <w:p w:rsidR="00A33AF0" w:rsidRDefault="00A33AF0" w:rsidP="00A7102A">
      <w:pPr>
        <w:autoSpaceDE w:val="0"/>
        <w:autoSpaceDN w:val="0"/>
        <w:adjustRightInd w:val="0"/>
        <w:spacing w:after="200"/>
      </w:pPr>
      <w:r>
        <w:t>The user of the SPI cores MUST maintain coherency of CPOL and CPHA values for both SPI Master and all of the SPI Slaves, in order for the protocol to work properly.</w:t>
      </w:r>
    </w:p>
    <w:p w:rsidR="00A33AF0" w:rsidRDefault="00745F3B" w:rsidP="007732B0">
      <w:pPr>
        <w:autoSpaceDE w:val="0"/>
        <w:autoSpaceDN w:val="0"/>
        <w:adjustRightInd w:val="0"/>
        <w:rPr>
          <w:ins w:id="610" w:author="Beeri" w:date="2011-12-08T08:44:00Z"/>
        </w:rPr>
      </w:pPr>
      <w:r>
        <w:t xml:space="preserve">The SPI design supports </w:t>
      </w:r>
      <w:r w:rsidRPr="00087748">
        <w:rPr>
          <w:b/>
          <w:bCs/>
        </w:rPr>
        <w:t>maximum SPI_CLK frequency of SYSTEM_CLK / 4</w:t>
      </w:r>
      <w:r>
        <w:t xml:space="preserve">, as both the master and the slaves share the same SYSTEM_CLK. If </w:t>
      </w:r>
      <w:del w:id="611" w:author="Beeri" w:date="2011-12-08T08:43:00Z">
        <w:r w:rsidDel="007732B0">
          <w:delText xml:space="preserve">the clocks being used by </w:delText>
        </w:r>
      </w:del>
      <w:ins w:id="612" w:author="Beeri" w:date="2011-12-08T08:43:00Z">
        <w:r w:rsidR="007732B0">
          <w:t xml:space="preserve">different clock domains are used by </w:t>
        </w:r>
      </w:ins>
      <w:r>
        <w:t>the master and slaves</w:t>
      </w:r>
      <w:del w:id="613" w:author="Beeri" w:date="2011-12-08T08:43:00Z">
        <w:r w:rsidDel="007732B0">
          <w:delText xml:space="preserve"> are different</w:delText>
        </w:r>
      </w:del>
      <w:r>
        <w:t>, the maximum supported frequency is SLAVE_SYS</w:t>
      </w:r>
      <w:r w:rsidR="00087748">
        <w:t>T</w:t>
      </w:r>
      <w:r>
        <w:t>EM_CLK / 4.</w:t>
      </w:r>
    </w:p>
    <w:p w:rsidR="007732B0" w:rsidRPr="007732B0" w:rsidRDefault="007732B0" w:rsidP="007732B0">
      <w:pPr>
        <w:autoSpaceDE w:val="0"/>
        <w:autoSpaceDN w:val="0"/>
        <w:adjustRightInd w:val="0"/>
      </w:pPr>
      <w:ins w:id="614" w:author="Beeri" w:date="2011-12-08T08:44:00Z">
        <w:r>
          <w:rPr>
            <w:b/>
            <w:bCs/>
            <w:i/>
            <w:iCs/>
          </w:rPr>
          <w:t>Note</w:t>
        </w:r>
        <w:r>
          <w:t>: In case of different clock domains, it is essential to add filter for the SPI signals, since the MASTER's signals, in this case, are a-synchronous to the SLAVE's signals.</w:t>
        </w:r>
      </w:ins>
    </w:p>
    <w:p w:rsidR="002E272A" w:rsidRDefault="002E272A" w:rsidP="00745F3B">
      <w:pPr>
        <w:pStyle w:val="Heading2"/>
      </w:pPr>
      <w:bookmarkStart w:id="615" w:name="_Toc311187372"/>
      <w:r>
        <w:t>2.</w:t>
      </w:r>
      <w:r w:rsidR="00745F3B">
        <w:t>1</w:t>
      </w:r>
      <w:r>
        <w:t xml:space="preserve"> SPI Master Design</w:t>
      </w:r>
      <w:bookmarkEnd w:id="615"/>
    </w:p>
    <w:p w:rsidR="00951646" w:rsidRDefault="00951646" w:rsidP="00951646">
      <w:r>
        <w:t>SPI Master is consumed of the following interfaces:</w:t>
      </w:r>
    </w:p>
    <w:p w:rsidR="00951646" w:rsidRDefault="00087748" w:rsidP="00951646">
      <w:pPr>
        <w:pStyle w:val="ListParagraph"/>
        <w:numPr>
          <w:ilvl w:val="0"/>
          <w:numId w:val="7"/>
        </w:numPr>
        <w:spacing w:after="200"/>
        <w:ind w:left="284" w:hanging="284"/>
      </w:pPr>
      <w:r>
        <w:t>Clock and Reset I</w:t>
      </w:r>
      <w:r w:rsidR="00951646">
        <w:t>nterfaces.</w:t>
      </w:r>
    </w:p>
    <w:p w:rsidR="00951646" w:rsidRDefault="00951646" w:rsidP="00951646">
      <w:pPr>
        <w:pStyle w:val="ListParagraph"/>
        <w:numPr>
          <w:ilvl w:val="0"/>
          <w:numId w:val="7"/>
        </w:numPr>
        <w:spacing w:after="200"/>
        <w:ind w:left="284" w:hanging="284"/>
      </w:pPr>
      <w:r>
        <w:t>FIFO Interface - Data from FIFO will be transmitted through the SPI_MOSI line.</w:t>
      </w:r>
    </w:p>
    <w:p w:rsidR="00951646" w:rsidRDefault="00951646" w:rsidP="00951646">
      <w:pPr>
        <w:pStyle w:val="ListParagraph"/>
        <w:numPr>
          <w:ilvl w:val="0"/>
          <w:numId w:val="7"/>
        </w:numPr>
        <w:spacing w:after="200"/>
        <w:ind w:left="284" w:hanging="284"/>
      </w:pPr>
      <w:r>
        <w:t>Registers Interface, to control internal SPI Core Configurations.</w:t>
      </w:r>
    </w:p>
    <w:p w:rsidR="00951646" w:rsidRDefault="00951646" w:rsidP="00951646">
      <w:pPr>
        <w:pStyle w:val="ListParagraph"/>
        <w:numPr>
          <w:ilvl w:val="0"/>
          <w:numId w:val="7"/>
        </w:numPr>
        <w:spacing w:after="200"/>
        <w:ind w:left="284" w:hanging="284"/>
      </w:pPr>
      <w:r>
        <w:t>SPI Interface, according to SPI Protocol.</w:t>
      </w:r>
    </w:p>
    <w:p w:rsidR="00087748" w:rsidRDefault="00087748" w:rsidP="00951646">
      <w:pPr>
        <w:pStyle w:val="ListParagraph"/>
        <w:numPr>
          <w:ilvl w:val="0"/>
          <w:numId w:val="7"/>
        </w:numPr>
        <w:spacing w:after="200"/>
        <w:ind w:left="284" w:hanging="284"/>
      </w:pPr>
      <w:r>
        <w:t>Received Data Interface, to transfer the data received from SPI Slave.</w:t>
      </w:r>
    </w:p>
    <w:p w:rsidR="00951646" w:rsidRDefault="00951646" w:rsidP="00951646">
      <w:pPr>
        <w:pStyle w:val="ListParagraph"/>
        <w:numPr>
          <w:ilvl w:val="0"/>
          <w:numId w:val="7"/>
        </w:numPr>
        <w:spacing w:after="200"/>
        <w:ind w:left="284" w:hanging="284"/>
      </w:pPr>
      <w:r>
        <w:t>Mis</w:t>
      </w:r>
      <w:r w:rsidR="00087748">
        <w:t xml:space="preserve">cellaneous – SPI </w:t>
      </w:r>
      <w:r>
        <w:t>Slave</w:t>
      </w:r>
      <w:r w:rsidR="00087748">
        <w:t xml:space="preserve"> Address</w:t>
      </w:r>
      <w:r>
        <w:t>, Busy signal.</w:t>
      </w:r>
    </w:p>
    <w:p w:rsidR="00951646" w:rsidRDefault="00951646" w:rsidP="00951646">
      <w:pPr>
        <w:contextualSpacing/>
      </w:pPr>
      <w:r>
        <w:t>As long as the input FIFO is not empty, data will be transmitted to the relevant SPI Slave, which is determined by SPI slave address.</w:t>
      </w:r>
    </w:p>
    <w:p w:rsidR="00951646" w:rsidRDefault="00951646" w:rsidP="00951646">
      <w:pPr>
        <w:contextualSpacing/>
      </w:pPr>
      <w:r>
        <w:t>When transaction is active, 'BUSY' signal will be asserted ('1').</w:t>
      </w:r>
    </w:p>
    <w:p w:rsidR="00951646" w:rsidRDefault="00951646" w:rsidP="00951646">
      <w:pPr>
        <w:contextualSpacing/>
      </w:pPr>
      <w:r>
        <w:t>The following registers may be modified during normal operation, when there is no active transmission:</w:t>
      </w:r>
    </w:p>
    <w:p w:rsidR="00951646" w:rsidRDefault="00951646" w:rsidP="00312AFF">
      <w:pPr>
        <w:pStyle w:val="ListParagraph"/>
        <w:numPr>
          <w:ilvl w:val="0"/>
          <w:numId w:val="8"/>
        </w:numPr>
        <w:spacing w:after="200" w:line="276" w:lineRule="auto"/>
        <w:ind w:left="284" w:hanging="284"/>
      </w:pPr>
      <w:r>
        <w:t>Configuration Register - to configure CPOL and CPHA:</w:t>
      </w:r>
    </w:p>
    <w:p w:rsidR="00951646" w:rsidRDefault="00951646" w:rsidP="00312AFF">
      <w:pPr>
        <w:pStyle w:val="ListParagraph"/>
        <w:numPr>
          <w:ilvl w:val="1"/>
          <w:numId w:val="8"/>
        </w:numPr>
        <w:spacing w:after="200" w:line="276" w:lineRule="auto"/>
        <w:ind w:left="284" w:firstLine="0"/>
      </w:pPr>
      <w:r>
        <w:t>Bit 0</w:t>
      </w:r>
      <w:r>
        <w:tab/>
        <w:t>-</w:t>
      </w:r>
      <w:r>
        <w:tab/>
        <w:t>CPHA</w:t>
      </w:r>
    </w:p>
    <w:p w:rsidR="00951646" w:rsidRDefault="00951646" w:rsidP="00312AFF">
      <w:pPr>
        <w:pStyle w:val="ListParagraph"/>
        <w:numPr>
          <w:ilvl w:val="1"/>
          <w:numId w:val="8"/>
        </w:numPr>
        <w:spacing w:after="200" w:line="276" w:lineRule="auto"/>
        <w:ind w:left="284" w:firstLine="0"/>
      </w:pPr>
      <w:r>
        <w:t>Bit 1</w:t>
      </w:r>
      <w:r>
        <w:tab/>
        <w:t>-</w:t>
      </w:r>
      <w:r>
        <w:tab/>
        <w:t>CPOL</w:t>
      </w:r>
    </w:p>
    <w:p w:rsidR="00312AFF" w:rsidRDefault="00951646" w:rsidP="00312AFF">
      <w:pPr>
        <w:pStyle w:val="ListParagraph"/>
        <w:numPr>
          <w:ilvl w:val="0"/>
          <w:numId w:val="8"/>
        </w:numPr>
        <w:spacing w:after="200" w:line="276" w:lineRule="auto"/>
        <w:ind w:left="284" w:hanging="284"/>
      </w:pPr>
      <w:r>
        <w:t>Clock Divide Register - to configure system clock divi</w:t>
      </w:r>
      <w:r w:rsidR="00312AFF">
        <w:t>de factor to the SPI clock. I.e.</w:t>
      </w:r>
      <w:r>
        <w:t xml:space="preserve"> </w:t>
      </w:r>
      <w:r w:rsidR="00312AFF">
        <w:t>suppose</w:t>
      </w:r>
      <w:r>
        <w:t xml:space="preserve"> divide factor is 2, then each two system clock cycles (4 system clocks event</w:t>
      </w:r>
      <w:r w:rsidR="00087748">
        <w:t>s</w:t>
      </w:r>
      <w:r>
        <w:t>), SPI_CLK will change its polarity.</w:t>
      </w:r>
    </w:p>
    <w:p w:rsidR="00312AFF" w:rsidRDefault="00312AFF" w:rsidP="00312AFF">
      <w:pPr>
        <w:pStyle w:val="Heading3"/>
      </w:pPr>
      <w:bookmarkStart w:id="616" w:name="_Toc311187373"/>
      <w:r>
        <w:t>2.1.1 Activation Requirements</w:t>
      </w:r>
      <w:bookmarkEnd w:id="616"/>
    </w:p>
    <w:p w:rsidR="00312AFF" w:rsidRDefault="00312AFF" w:rsidP="00312AFF">
      <w:r>
        <w:t>In order for the SPI Master to work prop</w:t>
      </w:r>
      <w:r w:rsidR="00A7102A">
        <w:t>erly, the following requirement</w:t>
      </w:r>
      <w:r>
        <w:t xml:space="preserve"> must be met:</w:t>
      </w:r>
    </w:p>
    <w:p w:rsidR="00312AFF" w:rsidRPr="00E94881" w:rsidRDefault="00312AFF" w:rsidP="00312AFF">
      <w:pPr>
        <w:pStyle w:val="ListParagraph"/>
        <w:numPr>
          <w:ilvl w:val="0"/>
          <w:numId w:val="9"/>
        </w:numPr>
        <w:spacing w:after="200" w:line="276" w:lineRule="auto"/>
        <w:ind w:left="284" w:hanging="284"/>
      </w:pPr>
      <w:r>
        <w:lastRenderedPageBreak/>
        <w:t xml:space="preserve">FIFO should assert </w:t>
      </w:r>
      <w:r w:rsidRPr="008B6560">
        <w:rPr>
          <w:i/>
          <w:iCs/>
        </w:rPr>
        <w:t>FIFO_DIN_VALID</w:t>
      </w:r>
      <w:r>
        <w:t xml:space="preserve"> within one </w:t>
      </w:r>
      <w:r w:rsidR="00087748">
        <w:t xml:space="preserve">system </w:t>
      </w:r>
      <w:r>
        <w:t xml:space="preserve">clock from </w:t>
      </w:r>
      <w:r w:rsidRPr="008B6560">
        <w:rPr>
          <w:i/>
          <w:iCs/>
        </w:rPr>
        <w:t>FIFO_REQ_DATA</w:t>
      </w:r>
      <w:r>
        <w:t>.</w:t>
      </w:r>
    </w:p>
    <w:p w:rsidR="00312AFF" w:rsidRDefault="00312AFF" w:rsidP="00312AFF">
      <w:pPr>
        <w:pStyle w:val="Heading3"/>
      </w:pPr>
      <w:bookmarkStart w:id="617" w:name="_Toc311187374"/>
      <w:r>
        <w:t>2.1</w:t>
      </w:r>
      <w:r w:rsidR="00766B6B">
        <w:t>.2</w:t>
      </w:r>
      <w:r>
        <w:t xml:space="preserve"> Design </w:t>
      </w:r>
      <w:proofErr w:type="spellStart"/>
      <w:r>
        <w:t>Pinout</w:t>
      </w:r>
      <w:bookmarkEnd w:id="617"/>
      <w:proofErr w:type="spellEnd"/>
    </w:p>
    <w:p w:rsidR="00312AFF" w:rsidRDefault="00312AFF" w:rsidP="00312AFF">
      <w:pPr>
        <w:keepNext/>
        <w:jc w:val="center"/>
      </w:pPr>
      <w:r w:rsidRPr="00312AFF">
        <w:rPr>
          <w:noProof/>
        </w:rPr>
        <w:drawing>
          <wp:inline distT="0" distB="0" distL="0" distR="0">
            <wp:extent cx="4663440" cy="290322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667278" cy="2905609"/>
                    </a:xfrm>
                    <a:prstGeom prst="rect">
                      <a:avLst/>
                    </a:prstGeom>
                    <a:noFill/>
                    <a:ln>
                      <a:noFill/>
                    </a:ln>
                  </pic:spPr>
                </pic:pic>
              </a:graphicData>
            </a:graphic>
          </wp:inline>
        </w:drawing>
      </w:r>
    </w:p>
    <w:p w:rsidR="00312AFF" w:rsidRPr="00312AFF" w:rsidRDefault="00312AFF" w:rsidP="00312AFF">
      <w:pPr>
        <w:pStyle w:val="Caption"/>
        <w:bidi w:val="0"/>
        <w:jc w:val="center"/>
      </w:pPr>
      <w:bookmarkStart w:id="618" w:name="_Toc311187435"/>
      <w:r>
        <w:t xml:space="preserve">Figure </w:t>
      </w:r>
      <w:fldSimple w:instr=" SEQ Figure \* ARABIC ">
        <w:r w:rsidR="00DA43C2">
          <w:rPr>
            <w:noProof/>
          </w:rPr>
          <w:t>3</w:t>
        </w:r>
      </w:fldSimple>
      <w:r>
        <w:rPr>
          <w:noProof/>
        </w:rPr>
        <w:t xml:space="preserve"> - SPI Master Pinout</w:t>
      </w:r>
      <w:bookmarkEnd w:id="618"/>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51"/>
        <w:gridCol w:w="1276"/>
        <w:gridCol w:w="5386"/>
      </w:tblGrid>
      <w:tr w:rsidR="00312AFF" w:rsidRPr="00190542" w:rsidTr="00766B6B">
        <w:trPr>
          <w:tblHeader/>
        </w:trPr>
        <w:tc>
          <w:tcPr>
            <w:tcW w:w="1951" w:type="dxa"/>
            <w:shd w:val="solid" w:color="auto" w:fill="auto"/>
          </w:tcPr>
          <w:p w:rsidR="00312AFF" w:rsidRPr="00190542" w:rsidRDefault="00312AFF" w:rsidP="00E8646C">
            <w:r w:rsidRPr="00190542">
              <w:t>Pin Name</w:t>
            </w:r>
          </w:p>
        </w:tc>
        <w:tc>
          <w:tcPr>
            <w:tcW w:w="1276" w:type="dxa"/>
            <w:shd w:val="solid" w:color="auto" w:fill="auto"/>
          </w:tcPr>
          <w:p w:rsidR="00312AFF" w:rsidRPr="00190542" w:rsidRDefault="00312AFF" w:rsidP="00E8646C">
            <w:r w:rsidRPr="00190542">
              <w:t>Direction</w:t>
            </w:r>
          </w:p>
        </w:tc>
        <w:tc>
          <w:tcPr>
            <w:tcW w:w="5386" w:type="dxa"/>
            <w:shd w:val="solid" w:color="auto" w:fill="auto"/>
          </w:tcPr>
          <w:p w:rsidR="00312AFF" w:rsidRPr="00190542" w:rsidRDefault="00312AFF" w:rsidP="00766B6B">
            <w:r w:rsidRPr="00190542">
              <w:t>Description</w:t>
            </w:r>
          </w:p>
        </w:tc>
      </w:tr>
      <w:tr w:rsidR="00312AFF" w:rsidRPr="00190542" w:rsidTr="00766B6B">
        <w:tc>
          <w:tcPr>
            <w:tcW w:w="1951" w:type="dxa"/>
          </w:tcPr>
          <w:p w:rsidR="00312AFF" w:rsidRPr="00190542" w:rsidRDefault="00766B6B" w:rsidP="00E8646C">
            <w:proofErr w:type="spellStart"/>
            <w:r>
              <w:t>c</w:t>
            </w:r>
            <w:r w:rsidR="00312AFF">
              <w:t>lk</w:t>
            </w:r>
            <w:proofErr w:type="spellEnd"/>
          </w:p>
        </w:tc>
        <w:tc>
          <w:tcPr>
            <w:tcW w:w="1276" w:type="dxa"/>
          </w:tcPr>
          <w:p w:rsidR="00312AFF" w:rsidRPr="00190542" w:rsidRDefault="00312AFF" w:rsidP="00E8646C">
            <w:r>
              <w:t>In</w:t>
            </w:r>
          </w:p>
        </w:tc>
        <w:tc>
          <w:tcPr>
            <w:tcW w:w="5386" w:type="dxa"/>
          </w:tcPr>
          <w:p w:rsidR="00312AFF" w:rsidRPr="00190542" w:rsidRDefault="00312AFF" w:rsidP="00E8646C">
            <w:r>
              <w:t>System Clock</w:t>
            </w:r>
          </w:p>
        </w:tc>
      </w:tr>
      <w:tr w:rsidR="00312AFF" w:rsidRPr="00190542" w:rsidTr="00766B6B">
        <w:tc>
          <w:tcPr>
            <w:tcW w:w="1951" w:type="dxa"/>
          </w:tcPr>
          <w:p w:rsidR="00312AFF" w:rsidRPr="00190542" w:rsidRDefault="00766B6B" w:rsidP="00E8646C">
            <w:proofErr w:type="spellStart"/>
            <w:r>
              <w:t>r</w:t>
            </w:r>
            <w:r w:rsidR="00312AFF">
              <w:t>st</w:t>
            </w:r>
            <w:proofErr w:type="spellEnd"/>
          </w:p>
        </w:tc>
        <w:tc>
          <w:tcPr>
            <w:tcW w:w="1276" w:type="dxa"/>
          </w:tcPr>
          <w:p w:rsidR="00312AFF" w:rsidRPr="00190542" w:rsidRDefault="00312AFF" w:rsidP="00E8646C">
            <w:r>
              <w:t>In</w:t>
            </w:r>
          </w:p>
        </w:tc>
        <w:tc>
          <w:tcPr>
            <w:tcW w:w="5386" w:type="dxa"/>
          </w:tcPr>
          <w:p w:rsidR="00312AFF" w:rsidRPr="00190542" w:rsidRDefault="00087748" w:rsidP="00E8646C">
            <w:r>
              <w:t>Reset (active according to Reset polarity g</w:t>
            </w:r>
            <w:r w:rsidR="00312AFF">
              <w:t>eneric)</w:t>
            </w:r>
          </w:p>
        </w:tc>
      </w:tr>
      <w:tr w:rsidR="00312AFF" w:rsidRPr="00190542" w:rsidTr="00766B6B">
        <w:tc>
          <w:tcPr>
            <w:tcW w:w="1951" w:type="dxa"/>
          </w:tcPr>
          <w:p w:rsidR="00312AFF" w:rsidRPr="00190542" w:rsidRDefault="00766B6B" w:rsidP="00E8646C">
            <w:proofErr w:type="spellStart"/>
            <w:r>
              <w:t>s</w:t>
            </w:r>
            <w:r w:rsidR="00312AFF">
              <w:t>pi_clk</w:t>
            </w:r>
            <w:proofErr w:type="spellEnd"/>
          </w:p>
        </w:tc>
        <w:tc>
          <w:tcPr>
            <w:tcW w:w="1276" w:type="dxa"/>
          </w:tcPr>
          <w:p w:rsidR="00312AFF" w:rsidRPr="00190542" w:rsidRDefault="00312AFF" w:rsidP="00E8646C">
            <w:r>
              <w:t>Out</w:t>
            </w:r>
          </w:p>
        </w:tc>
        <w:tc>
          <w:tcPr>
            <w:tcW w:w="5386" w:type="dxa"/>
          </w:tcPr>
          <w:p w:rsidR="00312AFF" w:rsidRPr="00190542" w:rsidRDefault="00312AFF" w:rsidP="00E8646C">
            <w:r>
              <w:t>SPI Output Clock</w:t>
            </w:r>
          </w:p>
        </w:tc>
      </w:tr>
      <w:tr w:rsidR="00312AFF" w:rsidTr="00766B6B">
        <w:tc>
          <w:tcPr>
            <w:tcW w:w="1951" w:type="dxa"/>
          </w:tcPr>
          <w:p w:rsidR="00312AFF" w:rsidRDefault="00766B6B" w:rsidP="00E8646C">
            <w:proofErr w:type="spellStart"/>
            <w:r>
              <w:t>s</w:t>
            </w:r>
            <w:r w:rsidR="00312AFF">
              <w:t>pi_mosi</w:t>
            </w:r>
            <w:proofErr w:type="spellEnd"/>
          </w:p>
        </w:tc>
        <w:tc>
          <w:tcPr>
            <w:tcW w:w="1276" w:type="dxa"/>
          </w:tcPr>
          <w:p w:rsidR="00312AFF" w:rsidRDefault="00312AFF" w:rsidP="00E8646C">
            <w:r>
              <w:t>Out</w:t>
            </w:r>
          </w:p>
        </w:tc>
        <w:tc>
          <w:tcPr>
            <w:tcW w:w="5386" w:type="dxa"/>
          </w:tcPr>
          <w:p w:rsidR="00312AFF" w:rsidRDefault="00312AFF" w:rsidP="00E8646C">
            <w:r>
              <w:t>SPI Master Out</w:t>
            </w:r>
            <w:r w:rsidR="00087748">
              <w:t>put</w:t>
            </w:r>
            <w:r>
              <w:t xml:space="preserve"> Slave In</w:t>
            </w:r>
            <w:r w:rsidR="00087748">
              <w:t>put</w:t>
            </w:r>
          </w:p>
        </w:tc>
      </w:tr>
      <w:tr w:rsidR="00312AFF" w:rsidTr="00766B6B">
        <w:tc>
          <w:tcPr>
            <w:tcW w:w="1951" w:type="dxa"/>
          </w:tcPr>
          <w:p w:rsidR="00312AFF" w:rsidRDefault="00766B6B" w:rsidP="00E8646C">
            <w:proofErr w:type="spellStart"/>
            <w:r>
              <w:t>s</w:t>
            </w:r>
            <w:r w:rsidR="00312AFF">
              <w:t>pi_miso</w:t>
            </w:r>
            <w:proofErr w:type="spellEnd"/>
          </w:p>
        </w:tc>
        <w:tc>
          <w:tcPr>
            <w:tcW w:w="1276" w:type="dxa"/>
          </w:tcPr>
          <w:p w:rsidR="00312AFF" w:rsidRDefault="00312AFF" w:rsidP="00E8646C">
            <w:r>
              <w:t>In</w:t>
            </w:r>
          </w:p>
        </w:tc>
        <w:tc>
          <w:tcPr>
            <w:tcW w:w="5386" w:type="dxa"/>
          </w:tcPr>
          <w:p w:rsidR="00312AFF" w:rsidRDefault="00312AFF" w:rsidP="00E8646C">
            <w:r>
              <w:t>SPI Master In</w:t>
            </w:r>
            <w:r w:rsidR="00087748">
              <w:t>put</w:t>
            </w:r>
            <w:r>
              <w:t xml:space="preserve"> Slave Out</w:t>
            </w:r>
            <w:r w:rsidR="00087748">
              <w:t>put</w:t>
            </w:r>
          </w:p>
        </w:tc>
      </w:tr>
      <w:tr w:rsidR="00312AFF" w:rsidTr="00766B6B">
        <w:tc>
          <w:tcPr>
            <w:tcW w:w="1951" w:type="dxa"/>
          </w:tcPr>
          <w:p w:rsidR="00312AFF" w:rsidRPr="00E01DA5" w:rsidRDefault="00766B6B" w:rsidP="00E8646C">
            <w:proofErr w:type="spellStart"/>
            <w:r>
              <w:t>s</w:t>
            </w:r>
            <w:r w:rsidR="00312AFF">
              <w:t>pi_ss</w:t>
            </w:r>
            <w:proofErr w:type="spellEnd"/>
            <w:r w:rsidR="00312AFF">
              <w:t xml:space="preserve"> []</w:t>
            </w:r>
          </w:p>
        </w:tc>
        <w:tc>
          <w:tcPr>
            <w:tcW w:w="1276" w:type="dxa"/>
          </w:tcPr>
          <w:p w:rsidR="00312AFF" w:rsidRDefault="00312AFF" w:rsidP="00E8646C">
            <w:r>
              <w:t>Out</w:t>
            </w:r>
          </w:p>
        </w:tc>
        <w:tc>
          <w:tcPr>
            <w:tcW w:w="5386" w:type="dxa"/>
          </w:tcPr>
          <w:p w:rsidR="00312AFF" w:rsidRDefault="00312AFF" w:rsidP="00E8646C">
            <w:r>
              <w:t>SPI Slave Select</w:t>
            </w:r>
          </w:p>
        </w:tc>
      </w:tr>
      <w:tr w:rsidR="00312AFF" w:rsidTr="00766B6B">
        <w:tc>
          <w:tcPr>
            <w:tcW w:w="1951" w:type="dxa"/>
          </w:tcPr>
          <w:p w:rsidR="00312AFF" w:rsidRDefault="00766B6B" w:rsidP="00E8646C">
            <w:proofErr w:type="spellStart"/>
            <w:r>
              <w:t>f</w:t>
            </w:r>
            <w:r w:rsidR="00312AFF">
              <w:t>ifo_req_data</w:t>
            </w:r>
            <w:proofErr w:type="spellEnd"/>
          </w:p>
        </w:tc>
        <w:tc>
          <w:tcPr>
            <w:tcW w:w="1276" w:type="dxa"/>
          </w:tcPr>
          <w:p w:rsidR="00312AFF" w:rsidRDefault="00312AFF" w:rsidP="00E8646C">
            <w:r>
              <w:t>Out</w:t>
            </w:r>
          </w:p>
        </w:tc>
        <w:tc>
          <w:tcPr>
            <w:tcW w:w="5386" w:type="dxa"/>
          </w:tcPr>
          <w:p w:rsidR="00312AFF" w:rsidRDefault="00312AFF" w:rsidP="00E8646C">
            <w:r>
              <w:t>Request for data from FIFO</w:t>
            </w:r>
          </w:p>
        </w:tc>
      </w:tr>
      <w:tr w:rsidR="00312AFF" w:rsidTr="00766B6B">
        <w:tc>
          <w:tcPr>
            <w:tcW w:w="1951" w:type="dxa"/>
          </w:tcPr>
          <w:p w:rsidR="00312AFF" w:rsidRDefault="00766B6B" w:rsidP="00E8646C">
            <w:proofErr w:type="spellStart"/>
            <w:r>
              <w:t>f</w:t>
            </w:r>
            <w:r w:rsidR="00312AFF">
              <w:t>ifo_din</w:t>
            </w:r>
            <w:proofErr w:type="spellEnd"/>
            <w:r w:rsidR="00312AFF">
              <w:t xml:space="preserve"> []</w:t>
            </w:r>
          </w:p>
        </w:tc>
        <w:tc>
          <w:tcPr>
            <w:tcW w:w="1276" w:type="dxa"/>
          </w:tcPr>
          <w:p w:rsidR="00312AFF" w:rsidRDefault="00312AFF" w:rsidP="00E8646C">
            <w:r>
              <w:t>In</w:t>
            </w:r>
          </w:p>
        </w:tc>
        <w:tc>
          <w:tcPr>
            <w:tcW w:w="5386" w:type="dxa"/>
          </w:tcPr>
          <w:p w:rsidR="00312AFF" w:rsidRDefault="00312AFF" w:rsidP="00E8646C">
            <w:r>
              <w:t>Input data from FIFO</w:t>
            </w:r>
          </w:p>
        </w:tc>
      </w:tr>
      <w:tr w:rsidR="00312AFF" w:rsidRPr="006E3D0B" w:rsidTr="00766B6B">
        <w:tc>
          <w:tcPr>
            <w:tcW w:w="1951" w:type="dxa"/>
          </w:tcPr>
          <w:p w:rsidR="00312AFF" w:rsidRDefault="00766B6B" w:rsidP="00E8646C">
            <w:proofErr w:type="spellStart"/>
            <w:r>
              <w:t>f</w:t>
            </w:r>
            <w:r w:rsidR="00312AFF">
              <w:t>ifo_din_valid</w:t>
            </w:r>
            <w:proofErr w:type="spellEnd"/>
          </w:p>
        </w:tc>
        <w:tc>
          <w:tcPr>
            <w:tcW w:w="1276" w:type="dxa"/>
          </w:tcPr>
          <w:p w:rsidR="00312AFF" w:rsidRDefault="00312AFF" w:rsidP="00E8646C">
            <w:r>
              <w:t>In</w:t>
            </w:r>
          </w:p>
        </w:tc>
        <w:tc>
          <w:tcPr>
            <w:tcW w:w="5386" w:type="dxa"/>
          </w:tcPr>
          <w:p w:rsidR="00312AFF" w:rsidRPr="006E3D0B" w:rsidRDefault="00312AFF" w:rsidP="00E8646C">
            <w:r>
              <w:t>'1' when input data from FIFO is valid (</w:t>
            </w:r>
            <w:proofErr w:type="spellStart"/>
            <w:r>
              <w:t>wil</w:t>
            </w:r>
            <w:proofErr w:type="spellEnd"/>
            <w:r>
              <w:t xml:space="preserve"> be '1' for one clock cycle, with delay of one clock cycle from </w:t>
            </w:r>
            <w:proofErr w:type="spellStart"/>
            <w:r>
              <w:rPr>
                <w:i/>
                <w:iCs/>
              </w:rPr>
              <w:t>fifo_req_data</w:t>
            </w:r>
            <w:proofErr w:type="spellEnd"/>
            <w:r>
              <w:t>)</w:t>
            </w:r>
          </w:p>
        </w:tc>
      </w:tr>
      <w:tr w:rsidR="00312AFF" w:rsidTr="00766B6B">
        <w:tc>
          <w:tcPr>
            <w:tcW w:w="1951" w:type="dxa"/>
          </w:tcPr>
          <w:p w:rsidR="00312AFF" w:rsidRDefault="00766B6B" w:rsidP="00E8646C">
            <w:proofErr w:type="spellStart"/>
            <w:r>
              <w:t>f</w:t>
            </w:r>
            <w:r w:rsidR="00312AFF">
              <w:t>ifo_empty</w:t>
            </w:r>
            <w:proofErr w:type="spellEnd"/>
          </w:p>
        </w:tc>
        <w:tc>
          <w:tcPr>
            <w:tcW w:w="1276" w:type="dxa"/>
          </w:tcPr>
          <w:p w:rsidR="00312AFF" w:rsidRDefault="00312AFF" w:rsidP="00E8646C">
            <w:r>
              <w:t>In</w:t>
            </w:r>
          </w:p>
        </w:tc>
        <w:tc>
          <w:tcPr>
            <w:tcW w:w="5386" w:type="dxa"/>
          </w:tcPr>
          <w:p w:rsidR="00312AFF" w:rsidRDefault="00312AFF" w:rsidP="00E8646C">
            <w:r>
              <w:t>'1' when FIFO is empty</w:t>
            </w:r>
          </w:p>
        </w:tc>
      </w:tr>
      <w:tr w:rsidR="00312AFF" w:rsidTr="00766B6B">
        <w:tc>
          <w:tcPr>
            <w:tcW w:w="1951" w:type="dxa"/>
          </w:tcPr>
          <w:p w:rsidR="00312AFF" w:rsidRDefault="00766B6B" w:rsidP="00E8646C">
            <w:proofErr w:type="spellStart"/>
            <w:r>
              <w:t>s</w:t>
            </w:r>
            <w:r w:rsidR="00312AFF">
              <w:t>pi_slave_addr</w:t>
            </w:r>
            <w:proofErr w:type="spellEnd"/>
            <w:r w:rsidR="00312AFF">
              <w:t xml:space="preserve"> []</w:t>
            </w:r>
          </w:p>
        </w:tc>
        <w:tc>
          <w:tcPr>
            <w:tcW w:w="1276" w:type="dxa"/>
          </w:tcPr>
          <w:p w:rsidR="00312AFF" w:rsidRDefault="00312AFF" w:rsidP="00E8646C">
            <w:r>
              <w:t>In</w:t>
            </w:r>
          </w:p>
        </w:tc>
        <w:tc>
          <w:tcPr>
            <w:tcW w:w="5386" w:type="dxa"/>
          </w:tcPr>
          <w:p w:rsidR="00312AFF" w:rsidRDefault="00312AFF" w:rsidP="00E8646C">
            <w:r>
              <w:t>SPI Addressed Slave. Feed with the NUMBER of the slave (</w:t>
            </w:r>
            <w:proofErr w:type="spellStart"/>
            <w:r>
              <w:t>i.e</w:t>
            </w:r>
            <w:proofErr w:type="spellEnd"/>
            <w:r>
              <w:t>, for slave number 3, set value of "11")</w:t>
            </w:r>
          </w:p>
        </w:tc>
      </w:tr>
      <w:tr w:rsidR="00312AFF" w:rsidTr="00766B6B">
        <w:tc>
          <w:tcPr>
            <w:tcW w:w="1951" w:type="dxa"/>
          </w:tcPr>
          <w:p w:rsidR="00312AFF" w:rsidRDefault="00766B6B" w:rsidP="00E8646C">
            <w:proofErr w:type="spellStart"/>
            <w:r>
              <w:t>r</w:t>
            </w:r>
            <w:r w:rsidR="00312AFF">
              <w:t>eg_addr</w:t>
            </w:r>
            <w:proofErr w:type="spellEnd"/>
            <w:r w:rsidR="00312AFF">
              <w:t xml:space="preserve"> []</w:t>
            </w:r>
          </w:p>
        </w:tc>
        <w:tc>
          <w:tcPr>
            <w:tcW w:w="1276" w:type="dxa"/>
          </w:tcPr>
          <w:p w:rsidR="00312AFF" w:rsidRDefault="00312AFF" w:rsidP="00E8646C">
            <w:r>
              <w:t>In</w:t>
            </w:r>
          </w:p>
        </w:tc>
        <w:tc>
          <w:tcPr>
            <w:tcW w:w="5386" w:type="dxa"/>
          </w:tcPr>
          <w:p w:rsidR="00312AFF" w:rsidRDefault="00312AFF" w:rsidP="00E8646C">
            <w:r>
              <w:t>Address to Internal Configurations Registers</w:t>
            </w:r>
          </w:p>
        </w:tc>
      </w:tr>
      <w:tr w:rsidR="00312AFF" w:rsidTr="00766B6B">
        <w:tc>
          <w:tcPr>
            <w:tcW w:w="1951" w:type="dxa"/>
          </w:tcPr>
          <w:p w:rsidR="00312AFF" w:rsidRDefault="00766B6B" w:rsidP="00E8646C">
            <w:proofErr w:type="spellStart"/>
            <w:r>
              <w:t>r</w:t>
            </w:r>
            <w:r w:rsidR="00312AFF">
              <w:t>eg_din</w:t>
            </w:r>
            <w:proofErr w:type="spellEnd"/>
            <w:r w:rsidR="00312AFF">
              <w:t xml:space="preserve"> []</w:t>
            </w:r>
          </w:p>
        </w:tc>
        <w:tc>
          <w:tcPr>
            <w:tcW w:w="1276" w:type="dxa"/>
          </w:tcPr>
          <w:p w:rsidR="00312AFF" w:rsidRDefault="00312AFF" w:rsidP="00E8646C">
            <w:r>
              <w:t>In</w:t>
            </w:r>
          </w:p>
        </w:tc>
        <w:tc>
          <w:tcPr>
            <w:tcW w:w="5386" w:type="dxa"/>
          </w:tcPr>
          <w:p w:rsidR="00312AFF" w:rsidRDefault="00312AFF" w:rsidP="00E8646C">
            <w:r>
              <w:t xml:space="preserve">Input data to </w:t>
            </w:r>
            <w:r w:rsidR="00087748">
              <w:t xml:space="preserve">Configurations </w:t>
            </w:r>
            <w:r>
              <w:t>Registers</w:t>
            </w:r>
          </w:p>
        </w:tc>
      </w:tr>
      <w:tr w:rsidR="00312AFF" w:rsidTr="00766B6B">
        <w:tc>
          <w:tcPr>
            <w:tcW w:w="1951" w:type="dxa"/>
          </w:tcPr>
          <w:p w:rsidR="00312AFF" w:rsidRDefault="00766B6B" w:rsidP="00E8646C">
            <w:proofErr w:type="spellStart"/>
            <w:r>
              <w:t>r</w:t>
            </w:r>
            <w:r w:rsidR="00312AFF">
              <w:t>eg_din_val</w:t>
            </w:r>
            <w:proofErr w:type="spellEnd"/>
          </w:p>
        </w:tc>
        <w:tc>
          <w:tcPr>
            <w:tcW w:w="1276" w:type="dxa"/>
          </w:tcPr>
          <w:p w:rsidR="00312AFF" w:rsidRDefault="00312AFF" w:rsidP="00E8646C">
            <w:r>
              <w:t>In</w:t>
            </w:r>
          </w:p>
        </w:tc>
        <w:tc>
          <w:tcPr>
            <w:tcW w:w="5386" w:type="dxa"/>
          </w:tcPr>
          <w:p w:rsidR="00312AFF" w:rsidRDefault="00312AFF" w:rsidP="00E8646C">
            <w:r>
              <w:t>Data to registers is valid (should be asserted for one clock cycle)</w:t>
            </w:r>
          </w:p>
        </w:tc>
      </w:tr>
      <w:tr w:rsidR="00312AFF" w:rsidTr="00766B6B">
        <w:tc>
          <w:tcPr>
            <w:tcW w:w="1951" w:type="dxa"/>
          </w:tcPr>
          <w:p w:rsidR="00312AFF" w:rsidRDefault="00766B6B" w:rsidP="00E8646C">
            <w:proofErr w:type="spellStart"/>
            <w:r>
              <w:t>r</w:t>
            </w:r>
            <w:r w:rsidR="00312AFF">
              <w:t>eg_ack</w:t>
            </w:r>
            <w:proofErr w:type="spellEnd"/>
          </w:p>
        </w:tc>
        <w:tc>
          <w:tcPr>
            <w:tcW w:w="1276" w:type="dxa"/>
          </w:tcPr>
          <w:p w:rsidR="00312AFF" w:rsidRDefault="00312AFF" w:rsidP="00E8646C">
            <w:r>
              <w:t>Out</w:t>
            </w:r>
          </w:p>
        </w:tc>
        <w:tc>
          <w:tcPr>
            <w:tcW w:w="5386" w:type="dxa"/>
          </w:tcPr>
          <w:p w:rsidR="00312AFF" w:rsidRDefault="00312AFF" w:rsidP="00E8646C">
            <w:r>
              <w:t>Register Data has been acknowledged</w:t>
            </w:r>
          </w:p>
        </w:tc>
      </w:tr>
      <w:tr w:rsidR="00312AFF" w:rsidTr="00766B6B">
        <w:tc>
          <w:tcPr>
            <w:tcW w:w="1951" w:type="dxa"/>
          </w:tcPr>
          <w:p w:rsidR="00312AFF" w:rsidRDefault="00766B6B" w:rsidP="00E8646C">
            <w:proofErr w:type="spellStart"/>
            <w:r>
              <w:t>r</w:t>
            </w:r>
            <w:r w:rsidR="00312AFF">
              <w:t>eg_err</w:t>
            </w:r>
            <w:proofErr w:type="spellEnd"/>
          </w:p>
        </w:tc>
        <w:tc>
          <w:tcPr>
            <w:tcW w:w="1276" w:type="dxa"/>
          </w:tcPr>
          <w:p w:rsidR="00312AFF" w:rsidRDefault="00312AFF" w:rsidP="00E8646C">
            <w:r>
              <w:t>Out</w:t>
            </w:r>
          </w:p>
        </w:tc>
        <w:tc>
          <w:tcPr>
            <w:tcW w:w="5386" w:type="dxa"/>
          </w:tcPr>
          <w:p w:rsidR="00312AFF" w:rsidRDefault="00312AFF" w:rsidP="00E8646C">
            <w:r>
              <w:t>Error while writing data to registers</w:t>
            </w:r>
          </w:p>
        </w:tc>
      </w:tr>
      <w:tr w:rsidR="00312AFF" w:rsidTr="00766B6B">
        <w:tc>
          <w:tcPr>
            <w:tcW w:w="1951" w:type="dxa"/>
          </w:tcPr>
          <w:p w:rsidR="00312AFF" w:rsidRDefault="00766B6B" w:rsidP="00E8646C">
            <w:r>
              <w:t>b</w:t>
            </w:r>
            <w:r w:rsidR="00312AFF">
              <w:t>usy</w:t>
            </w:r>
          </w:p>
        </w:tc>
        <w:tc>
          <w:tcPr>
            <w:tcW w:w="1276" w:type="dxa"/>
          </w:tcPr>
          <w:p w:rsidR="00312AFF" w:rsidRDefault="00312AFF" w:rsidP="00E8646C">
            <w:r>
              <w:t>Out</w:t>
            </w:r>
          </w:p>
        </w:tc>
        <w:tc>
          <w:tcPr>
            <w:tcW w:w="5386" w:type="dxa"/>
          </w:tcPr>
          <w:p w:rsidR="00312AFF" w:rsidRDefault="00312AFF" w:rsidP="00E8646C">
            <w:r>
              <w:t>SPI Master is in the middle of a transaction</w:t>
            </w:r>
          </w:p>
        </w:tc>
      </w:tr>
      <w:tr w:rsidR="00312AFF" w:rsidTr="00766B6B">
        <w:tc>
          <w:tcPr>
            <w:tcW w:w="1951" w:type="dxa"/>
          </w:tcPr>
          <w:p w:rsidR="00312AFF" w:rsidRDefault="00766B6B" w:rsidP="00E8646C">
            <w:proofErr w:type="spellStart"/>
            <w:r>
              <w:t>d</w:t>
            </w:r>
            <w:r w:rsidR="00312AFF">
              <w:t>out</w:t>
            </w:r>
            <w:proofErr w:type="spellEnd"/>
            <w:r w:rsidR="00312AFF">
              <w:t xml:space="preserve"> []</w:t>
            </w:r>
          </w:p>
        </w:tc>
        <w:tc>
          <w:tcPr>
            <w:tcW w:w="1276" w:type="dxa"/>
          </w:tcPr>
          <w:p w:rsidR="00312AFF" w:rsidRDefault="00312AFF" w:rsidP="00E8646C">
            <w:r>
              <w:t>Out</w:t>
            </w:r>
          </w:p>
        </w:tc>
        <w:tc>
          <w:tcPr>
            <w:tcW w:w="5386" w:type="dxa"/>
          </w:tcPr>
          <w:p w:rsidR="00312AFF" w:rsidRDefault="00312AFF" w:rsidP="00E8646C">
            <w:r>
              <w:t>Output data, which has been received from SPI Slave</w:t>
            </w:r>
          </w:p>
        </w:tc>
      </w:tr>
      <w:tr w:rsidR="00312AFF" w:rsidRPr="006E3D0B" w:rsidTr="00766B6B">
        <w:tc>
          <w:tcPr>
            <w:tcW w:w="1951" w:type="dxa"/>
          </w:tcPr>
          <w:p w:rsidR="00312AFF" w:rsidRDefault="00766B6B" w:rsidP="00E8646C">
            <w:proofErr w:type="spellStart"/>
            <w:r>
              <w:t>d</w:t>
            </w:r>
            <w:r w:rsidR="00312AFF">
              <w:t>out_valid</w:t>
            </w:r>
            <w:proofErr w:type="spellEnd"/>
          </w:p>
        </w:tc>
        <w:tc>
          <w:tcPr>
            <w:tcW w:w="1276" w:type="dxa"/>
          </w:tcPr>
          <w:p w:rsidR="00312AFF" w:rsidRDefault="00312AFF" w:rsidP="00E8646C">
            <w:r>
              <w:t>Out</w:t>
            </w:r>
          </w:p>
        </w:tc>
        <w:tc>
          <w:tcPr>
            <w:tcW w:w="5386" w:type="dxa"/>
          </w:tcPr>
          <w:p w:rsidR="00312AFF" w:rsidRPr="006E3D0B" w:rsidRDefault="00312AFF" w:rsidP="00312AFF">
            <w:pPr>
              <w:keepNext/>
            </w:pPr>
            <w:r>
              <w:t xml:space="preserve">Asserted when </w:t>
            </w:r>
            <w:proofErr w:type="spellStart"/>
            <w:r>
              <w:rPr>
                <w:i/>
                <w:iCs/>
              </w:rPr>
              <w:t>dout</w:t>
            </w:r>
            <w:proofErr w:type="spellEnd"/>
            <w:r>
              <w:t xml:space="preserve"> is valid</w:t>
            </w:r>
          </w:p>
        </w:tc>
      </w:tr>
    </w:tbl>
    <w:p w:rsidR="00312AFF" w:rsidRDefault="00312AFF" w:rsidP="00312AFF">
      <w:pPr>
        <w:pStyle w:val="Caption"/>
        <w:bidi w:val="0"/>
        <w:jc w:val="center"/>
      </w:pPr>
      <w:bookmarkStart w:id="619" w:name="_Toc311187427"/>
      <w:r>
        <w:t xml:space="preserve">Table </w:t>
      </w:r>
      <w:fldSimple w:instr=" SEQ Table \* ARABIC ">
        <w:r w:rsidR="00F91CFC">
          <w:rPr>
            <w:noProof/>
          </w:rPr>
          <w:t>1</w:t>
        </w:r>
      </w:fldSimple>
      <w:r w:rsidR="00766B6B">
        <w:rPr>
          <w:noProof/>
        </w:rPr>
        <w:t xml:space="preserve"> - SPI Master Pinout D</w:t>
      </w:r>
      <w:r>
        <w:rPr>
          <w:noProof/>
        </w:rPr>
        <w:t>escription</w:t>
      </w:r>
      <w:bookmarkEnd w:id="619"/>
    </w:p>
    <w:p w:rsidR="00766B6B" w:rsidRDefault="00766B6B" w:rsidP="002E272A">
      <w:pPr>
        <w:pStyle w:val="Heading3"/>
      </w:pPr>
    </w:p>
    <w:p w:rsidR="00766B6B" w:rsidRDefault="00766B6B" w:rsidP="00766B6B"/>
    <w:p w:rsidR="00766B6B" w:rsidRPr="00766B6B" w:rsidRDefault="00766B6B" w:rsidP="00766B6B"/>
    <w:p w:rsidR="00766B6B" w:rsidRDefault="00766B6B" w:rsidP="00766B6B">
      <w:pPr>
        <w:pStyle w:val="Heading3"/>
      </w:pPr>
      <w:bookmarkStart w:id="620" w:name="_Toc311187375"/>
      <w:r>
        <w:t>2.1.3 Generic Parameters</w:t>
      </w:r>
      <w:bookmarkEnd w:id="620"/>
    </w:p>
    <w:p w:rsidR="00766B6B" w:rsidRPr="00766B6B" w:rsidRDefault="00766B6B" w:rsidP="00766B6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1251"/>
        <w:gridCol w:w="4895"/>
      </w:tblGrid>
      <w:tr w:rsidR="00766B6B" w:rsidRPr="00190542" w:rsidTr="00766B6B">
        <w:trPr>
          <w:tblHeader/>
        </w:trPr>
        <w:tc>
          <w:tcPr>
            <w:tcW w:w="2376" w:type="dxa"/>
            <w:shd w:val="solid" w:color="auto" w:fill="auto"/>
          </w:tcPr>
          <w:p w:rsidR="00766B6B" w:rsidRPr="00190542" w:rsidRDefault="00766B6B" w:rsidP="00E8646C">
            <w:r>
              <w:t>Generic Parameter</w:t>
            </w:r>
          </w:p>
        </w:tc>
        <w:tc>
          <w:tcPr>
            <w:tcW w:w="1251" w:type="dxa"/>
            <w:shd w:val="solid" w:color="auto" w:fill="auto"/>
          </w:tcPr>
          <w:p w:rsidR="00766B6B" w:rsidRPr="00190542" w:rsidRDefault="00766B6B" w:rsidP="00E8646C">
            <w:pPr>
              <w:jc w:val="center"/>
            </w:pPr>
            <w:r>
              <w:t>Default Value</w:t>
            </w:r>
          </w:p>
        </w:tc>
        <w:tc>
          <w:tcPr>
            <w:tcW w:w="4895" w:type="dxa"/>
            <w:shd w:val="solid" w:color="auto" w:fill="auto"/>
          </w:tcPr>
          <w:p w:rsidR="00766B6B" w:rsidRPr="00190542" w:rsidRDefault="00766B6B" w:rsidP="00E8646C">
            <w:r w:rsidRPr="00190542">
              <w:t>Description</w:t>
            </w:r>
          </w:p>
        </w:tc>
      </w:tr>
      <w:tr w:rsidR="00766B6B" w:rsidRPr="00190542" w:rsidTr="00766B6B">
        <w:tc>
          <w:tcPr>
            <w:tcW w:w="2376" w:type="dxa"/>
          </w:tcPr>
          <w:p w:rsidR="00766B6B" w:rsidRPr="00087748" w:rsidRDefault="00766B6B" w:rsidP="00E8646C">
            <w:pPr>
              <w:rPr>
                <w:b/>
                <w:bCs/>
              </w:rPr>
            </w:pPr>
            <w:proofErr w:type="spellStart"/>
            <w:r w:rsidRPr="00087748">
              <w:rPr>
                <w:b/>
                <w:bCs/>
              </w:rPr>
              <w:t>reset_polartiy_g</w:t>
            </w:r>
            <w:proofErr w:type="spellEnd"/>
          </w:p>
        </w:tc>
        <w:tc>
          <w:tcPr>
            <w:tcW w:w="1251" w:type="dxa"/>
          </w:tcPr>
          <w:p w:rsidR="00766B6B" w:rsidRPr="00190542" w:rsidRDefault="00766B6B" w:rsidP="00E8646C">
            <w:r>
              <w:t>'0'</w:t>
            </w:r>
          </w:p>
        </w:tc>
        <w:tc>
          <w:tcPr>
            <w:tcW w:w="4895" w:type="dxa"/>
          </w:tcPr>
          <w:p w:rsidR="00766B6B" w:rsidRPr="00190542" w:rsidRDefault="00766B6B" w:rsidP="00E8646C">
            <w:r>
              <w:t>Reset active in this polarity</w:t>
            </w:r>
          </w:p>
        </w:tc>
      </w:tr>
      <w:tr w:rsidR="00766B6B" w:rsidTr="00766B6B">
        <w:tc>
          <w:tcPr>
            <w:tcW w:w="2376" w:type="dxa"/>
          </w:tcPr>
          <w:p w:rsidR="00766B6B" w:rsidRPr="00087748" w:rsidRDefault="00766B6B" w:rsidP="00E8646C">
            <w:pPr>
              <w:rPr>
                <w:b/>
                <w:bCs/>
              </w:rPr>
            </w:pPr>
            <w:proofErr w:type="spellStart"/>
            <w:r w:rsidRPr="00087748">
              <w:rPr>
                <w:b/>
                <w:bCs/>
              </w:rPr>
              <w:t>ss_polarity_g</w:t>
            </w:r>
            <w:proofErr w:type="spellEnd"/>
          </w:p>
        </w:tc>
        <w:tc>
          <w:tcPr>
            <w:tcW w:w="1251" w:type="dxa"/>
          </w:tcPr>
          <w:p w:rsidR="00766B6B" w:rsidRDefault="00766B6B" w:rsidP="00E8646C">
            <w:r>
              <w:t>'0'</w:t>
            </w:r>
          </w:p>
        </w:tc>
        <w:tc>
          <w:tcPr>
            <w:tcW w:w="4895" w:type="dxa"/>
          </w:tcPr>
          <w:p w:rsidR="00766B6B" w:rsidRDefault="00766B6B" w:rsidP="00E8646C">
            <w:r>
              <w:t>Slave select polarity is active at this value</w:t>
            </w:r>
          </w:p>
        </w:tc>
      </w:tr>
      <w:tr w:rsidR="00766B6B" w:rsidTr="00766B6B">
        <w:tc>
          <w:tcPr>
            <w:tcW w:w="2376" w:type="dxa"/>
          </w:tcPr>
          <w:p w:rsidR="00766B6B" w:rsidRPr="00087748" w:rsidRDefault="00766B6B" w:rsidP="00E8646C">
            <w:pPr>
              <w:rPr>
                <w:b/>
                <w:bCs/>
              </w:rPr>
            </w:pPr>
            <w:proofErr w:type="spellStart"/>
            <w:r w:rsidRPr="00087748">
              <w:rPr>
                <w:b/>
                <w:bCs/>
              </w:rPr>
              <w:t>data_width_g</w:t>
            </w:r>
            <w:proofErr w:type="spellEnd"/>
          </w:p>
        </w:tc>
        <w:tc>
          <w:tcPr>
            <w:tcW w:w="1251" w:type="dxa"/>
          </w:tcPr>
          <w:p w:rsidR="00766B6B" w:rsidRDefault="00766B6B" w:rsidP="00E8646C">
            <w:r>
              <w:t>8</w:t>
            </w:r>
          </w:p>
        </w:tc>
        <w:tc>
          <w:tcPr>
            <w:tcW w:w="4895" w:type="dxa"/>
          </w:tcPr>
          <w:p w:rsidR="00766B6B" w:rsidRDefault="00766B6B" w:rsidP="00E8646C">
            <w:r>
              <w:t>Input / Output parallel data</w:t>
            </w:r>
          </w:p>
        </w:tc>
      </w:tr>
      <w:tr w:rsidR="00766B6B" w:rsidTr="00766B6B">
        <w:tc>
          <w:tcPr>
            <w:tcW w:w="2376" w:type="dxa"/>
          </w:tcPr>
          <w:p w:rsidR="00766B6B" w:rsidRPr="006E3D0B" w:rsidRDefault="00766B6B" w:rsidP="00E8646C">
            <w:proofErr w:type="spellStart"/>
            <w:r w:rsidRPr="006E3D0B">
              <w:t>bits_of_slaves_g</w:t>
            </w:r>
            <w:proofErr w:type="spellEnd"/>
          </w:p>
        </w:tc>
        <w:tc>
          <w:tcPr>
            <w:tcW w:w="1251" w:type="dxa"/>
          </w:tcPr>
          <w:p w:rsidR="00766B6B" w:rsidRDefault="00766B6B" w:rsidP="00E8646C">
            <w:r>
              <w:t>1</w:t>
            </w:r>
          </w:p>
        </w:tc>
        <w:tc>
          <w:tcPr>
            <w:tcW w:w="4895" w:type="dxa"/>
          </w:tcPr>
          <w:p w:rsidR="00766B6B" w:rsidRDefault="00766B6B" w:rsidP="00E8646C">
            <w:r>
              <w:t>Number of bits for SPI_SS</w:t>
            </w:r>
          </w:p>
        </w:tc>
      </w:tr>
      <w:tr w:rsidR="00766B6B" w:rsidTr="00766B6B">
        <w:tc>
          <w:tcPr>
            <w:tcW w:w="2376" w:type="dxa"/>
          </w:tcPr>
          <w:p w:rsidR="00766B6B" w:rsidRPr="006E3D0B" w:rsidRDefault="00766B6B" w:rsidP="00E8646C">
            <w:proofErr w:type="spellStart"/>
            <w:r w:rsidRPr="006E3D0B">
              <w:t>reg_width_g</w:t>
            </w:r>
            <w:proofErr w:type="spellEnd"/>
          </w:p>
        </w:tc>
        <w:tc>
          <w:tcPr>
            <w:tcW w:w="1251" w:type="dxa"/>
          </w:tcPr>
          <w:p w:rsidR="00766B6B" w:rsidRDefault="00766B6B" w:rsidP="00E8646C">
            <w:r>
              <w:t>8</w:t>
            </w:r>
          </w:p>
        </w:tc>
        <w:tc>
          <w:tcPr>
            <w:tcW w:w="4895" w:type="dxa"/>
          </w:tcPr>
          <w:p w:rsidR="00766B6B" w:rsidRDefault="00766B6B" w:rsidP="00E8646C">
            <w:r w:rsidRPr="006E3D0B">
              <w:t>Number of bits in SPI Configurations Register</w:t>
            </w:r>
          </w:p>
        </w:tc>
      </w:tr>
      <w:tr w:rsidR="00766B6B" w:rsidRPr="006E3D0B" w:rsidTr="00766B6B">
        <w:tc>
          <w:tcPr>
            <w:tcW w:w="2376" w:type="dxa"/>
          </w:tcPr>
          <w:p w:rsidR="00766B6B" w:rsidRPr="006E3D0B" w:rsidRDefault="00766B6B" w:rsidP="00E8646C">
            <w:proofErr w:type="spellStart"/>
            <w:r w:rsidRPr="006E3D0B">
              <w:t>dval_conf_reg_g</w:t>
            </w:r>
            <w:proofErr w:type="spellEnd"/>
          </w:p>
        </w:tc>
        <w:tc>
          <w:tcPr>
            <w:tcW w:w="1251" w:type="dxa"/>
          </w:tcPr>
          <w:p w:rsidR="00766B6B" w:rsidRDefault="00766B6B" w:rsidP="00E8646C">
            <w:r>
              <w:t>0</w:t>
            </w:r>
          </w:p>
        </w:tc>
        <w:tc>
          <w:tcPr>
            <w:tcW w:w="4895" w:type="dxa"/>
          </w:tcPr>
          <w:p w:rsidR="00766B6B" w:rsidRPr="006E3D0B" w:rsidRDefault="00766B6B" w:rsidP="00E8646C">
            <w:r w:rsidRPr="006E3D0B">
              <w:t>Default (initial) value of Configuration Register</w:t>
            </w:r>
          </w:p>
        </w:tc>
      </w:tr>
      <w:tr w:rsidR="00766B6B" w:rsidRPr="006E3D0B" w:rsidTr="00766B6B">
        <w:tc>
          <w:tcPr>
            <w:tcW w:w="2376" w:type="dxa"/>
          </w:tcPr>
          <w:p w:rsidR="00766B6B" w:rsidRPr="006E3D0B" w:rsidRDefault="00766B6B" w:rsidP="00E8646C">
            <w:proofErr w:type="spellStart"/>
            <w:r w:rsidRPr="006E3D0B">
              <w:t>dval_clk_reg_g</w:t>
            </w:r>
            <w:proofErr w:type="spellEnd"/>
          </w:p>
        </w:tc>
        <w:tc>
          <w:tcPr>
            <w:tcW w:w="1251" w:type="dxa"/>
          </w:tcPr>
          <w:p w:rsidR="00766B6B" w:rsidRDefault="00766B6B" w:rsidP="00E8646C">
            <w:r>
              <w:t>2</w:t>
            </w:r>
          </w:p>
        </w:tc>
        <w:tc>
          <w:tcPr>
            <w:tcW w:w="4895" w:type="dxa"/>
          </w:tcPr>
          <w:p w:rsidR="00766B6B" w:rsidRPr="006E3D0B" w:rsidRDefault="00766B6B" w:rsidP="00E8646C">
            <w:r w:rsidRPr="006E3D0B">
              <w:t>Default (initial) value of Clock Divide Register (Divide system clock by 2 is the minimum)</w:t>
            </w:r>
          </w:p>
        </w:tc>
      </w:tr>
      <w:tr w:rsidR="00766B6B" w:rsidRPr="006E3D0B" w:rsidTr="00766B6B">
        <w:tc>
          <w:tcPr>
            <w:tcW w:w="2376" w:type="dxa"/>
          </w:tcPr>
          <w:p w:rsidR="00766B6B" w:rsidRPr="006E3D0B" w:rsidRDefault="00766B6B" w:rsidP="00E8646C">
            <w:proofErr w:type="spellStart"/>
            <w:r w:rsidRPr="006E3D0B">
              <w:t>reg_addr_width_g</w:t>
            </w:r>
            <w:proofErr w:type="spellEnd"/>
          </w:p>
        </w:tc>
        <w:tc>
          <w:tcPr>
            <w:tcW w:w="1251" w:type="dxa"/>
          </w:tcPr>
          <w:p w:rsidR="00766B6B" w:rsidRDefault="00766B6B" w:rsidP="00E8646C">
            <w:r>
              <w:t>8</w:t>
            </w:r>
          </w:p>
        </w:tc>
        <w:tc>
          <w:tcPr>
            <w:tcW w:w="4895" w:type="dxa"/>
          </w:tcPr>
          <w:p w:rsidR="00766B6B" w:rsidRPr="006E3D0B" w:rsidRDefault="00766B6B" w:rsidP="00E8646C">
            <w:r w:rsidRPr="006E3D0B">
              <w:t>Registers Configuration Address Width</w:t>
            </w:r>
          </w:p>
        </w:tc>
      </w:tr>
      <w:tr w:rsidR="00766B6B" w:rsidRPr="006E3D0B" w:rsidTr="00766B6B">
        <w:tc>
          <w:tcPr>
            <w:tcW w:w="2376" w:type="dxa"/>
          </w:tcPr>
          <w:p w:rsidR="00766B6B" w:rsidRPr="006E3D0B" w:rsidRDefault="00766B6B" w:rsidP="00E8646C">
            <w:proofErr w:type="spellStart"/>
            <w:r w:rsidRPr="006E3D0B">
              <w:t>reg_din_width_g</w:t>
            </w:r>
            <w:proofErr w:type="spellEnd"/>
          </w:p>
        </w:tc>
        <w:tc>
          <w:tcPr>
            <w:tcW w:w="1251" w:type="dxa"/>
          </w:tcPr>
          <w:p w:rsidR="00766B6B" w:rsidRDefault="00766B6B" w:rsidP="00E8646C">
            <w:r>
              <w:t>8</w:t>
            </w:r>
          </w:p>
        </w:tc>
        <w:tc>
          <w:tcPr>
            <w:tcW w:w="4895" w:type="dxa"/>
          </w:tcPr>
          <w:p w:rsidR="00766B6B" w:rsidRPr="006E3D0B" w:rsidRDefault="00766B6B" w:rsidP="00E8646C">
            <w:r w:rsidRPr="006E3D0B">
              <w:t>Registers Configuration Input Data Width</w:t>
            </w:r>
          </w:p>
        </w:tc>
      </w:tr>
      <w:tr w:rsidR="00766B6B" w:rsidRPr="006E3D0B" w:rsidTr="00766B6B">
        <w:tc>
          <w:tcPr>
            <w:tcW w:w="2376" w:type="dxa"/>
          </w:tcPr>
          <w:p w:rsidR="00766B6B" w:rsidRPr="00087748" w:rsidRDefault="00766B6B" w:rsidP="00E8646C">
            <w:pPr>
              <w:rPr>
                <w:b/>
                <w:bCs/>
              </w:rPr>
            </w:pPr>
            <w:proofErr w:type="spellStart"/>
            <w:r w:rsidRPr="00087748">
              <w:rPr>
                <w:b/>
                <w:bCs/>
              </w:rPr>
              <w:t>first_dat_lsb</w:t>
            </w:r>
            <w:proofErr w:type="spellEnd"/>
          </w:p>
        </w:tc>
        <w:tc>
          <w:tcPr>
            <w:tcW w:w="1251" w:type="dxa"/>
          </w:tcPr>
          <w:p w:rsidR="00766B6B" w:rsidRDefault="00766B6B" w:rsidP="00E8646C">
            <w:r>
              <w:t>true</w:t>
            </w:r>
          </w:p>
        </w:tc>
        <w:tc>
          <w:tcPr>
            <w:tcW w:w="4895" w:type="dxa"/>
          </w:tcPr>
          <w:p w:rsidR="00766B6B" w:rsidRPr="006E3D0B" w:rsidRDefault="00766B6B" w:rsidP="00766B6B">
            <w:pPr>
              <w:keepNext/>
            </w:pPr>
            <w:r w:rsidRPr="006E3D0B">
              <w:t>TRUE: Transmit and Receive LSB first. FALSE - MSB first</w:t>
            </w:r>
          </w:p>
        </w:tc>
      </w:tr>
    </w:tbl>
    <w:p w:rsidR="002E272A" w:rsidRDefault="00766B6B" w:rsidP="00766B6B">
      <w:pPr>
        <w:pStyle w:val="Caption"/>
        <w:bidi w:val="0"/>
        <w:jc w:val="center"/>
      </w:pPr>
      <w:bookmarkStart w:id="621" w:name="_Toc311187428"/>
      <w:r>
        <w:t xml:space="preserve">Table </w:t>
      </w:r>
      <w:fldSimple w:instr=" SEQ Table \* ARABIC ">
        <w:r w:rsidR="00F91CFC">
          <w:rPr>
            <w:noProof/>
          </w:rPr>
          <w:t>2</w:t>
        </w:r>
      </w:fldSimple>
      <w:r>
        <w:rPr>
          <w:noProof/>
        </w:rPr>
        <w:t xml:space="preserve"> - SPI Master Generic Parameters</w:t>
      </w:r>
      <w:bookmarkEnd w:id="621"/>
    </w:p>
    <w:p w:rsidR="00087748" w:rsidRPr="00087748" w:rsidRDefault="00087748" w:rsidP="00087748">
      <w:r>
        <w:rPr>
          <w:b/>
          <w:bCs/>
        </w:rPr>
        <w:t xml:space="preserve">NOTE: </w:t>
      </w:r>
      <w:r>
        <w:t>The highlighted generic parameters must be assigned the same values in both SPI Master and SPI Slave cores.</w:t>
      </w:r>
    </w:p>
    <w:p w:rsidR="002E272A" w:rsidRDefault="00766B6B" w:rsidP="002E272A">
      <w:pPr>
        <w:pStyle w:val="Heading3"/>
      </w:pPr>
      <w:bookmarkStart w:id="622" w:name="_Toc311187376"/>
      <w:r>
        <w:t>2.1.4</w:t>
      </w:r>
      <w:r w:rsidR="002E272A">
        <w:t xml:space="preserve"> Resources</w:t>
      </w:r>
      <w:bookmarkEnd w:id="622"/>
    </w:p>
    <w:p w:rsidR="00766B6B" w:rsidRDefault="00766B6B" w:rsidP="00766B6B">
      <w:r>
        <w:t xml:space="preserve">Required resources, when synthesizing, using </w:t>
      </w:r>
      <w:proofErr w:type="spellStart"/>
      <w:r>
        <w:t>Synplify</w:t>
      </w:r>
      <w:proofErr w:type="spellEnd"/>
      <w:r>
        <w:t xml:space="preserve">, for </w:t>
      </w:r>
      <w:proofErr w:type="spellStart"/>
      <w:r>
        <w:t>Altera's</w:t>
      </w:r>
      <w:proofErr w:type="spellEnd"/>
      <w:r>
        <w:t xml:space="preserve"> </w:t>
      </w:r>
      <w:proofErr w:type="spellStart"/>
      <w:r>
        <w:t>Cyclon</w:t>
      </w:r>
      <w:proofErr w:type="spellEnd"/>
      <w:r>
        <w:t xml:space="preserve"> II FPGA:</w:t>
      </w:r>
    </w:p>
    <w:p w:rsidR="00766B6B" w:rsidRDefault="00766B6B" w:rsidP="00766B6B">
      <w:pPr>
        <w:pStyle w:val="ListParagraph"/>
        <w:numPr>
          <w:ilvl w:val="0"/>
          <w:numId w:val="10"/>
        </w:numPr>
        <w:spacing w:after="200" w:line="276" w:lineRule="auto"/>
        <w:ind w:left="284" w:hanging="284"/>
      </w:pPr>
      <w:r>
        <w:t>Total combinational functions: </w:t>
      </w:r>
      <w:r>
        <w:tab/>
        <w:t xml:space="preserve">102  </w:t>
      </w:r>
    </w:p>
    <w:p w:rsidR="00766B6B" w:rsidRDefault="00766B6B" w:rsidP="00766B6B">
      <w:pPr>
        <w:pStyle w:val="ListParagraph"/>
        <w:numPr>
          <w:ilvl w:val="0"/>
          <w:numId w:val="10"/>
        </w:numPr>
        <w:spacing w:after="200" w:line="276" w:lineRule="auto"/>
        <w:ind w:left="284" w:hanging="284"/>
      </w:pPr>
      <w:r>
        <w:t>Logic element usage by number of inputs:</w:t>
      </w:r>
    </w:p>
    <w:p w:rsidR="00766B6B" w:rsidRDefault="00766B6B" w:rsidP="00766B6B">
      <w:pPr>
        <w:pStyle w:val="ListParagraph"/>
        <w:numPr>
          <w:ilvl w:val="1"/>
          <w:numId w:val="10"/>
        </w:numPr>
        <w:spacing w:after="200" w:line="276" w:lineRule="auto"/>
        <w:ind w:left="284" w:firstLine="0"/>
      </w:pPr>
      <w:r>
        <w:t>4 input functions:</w:t>
      </w:r>
      <w:r>
        <w:tab/>
        <w:t xml:space="preserve">46 </w:t>
      </w:r>
    </w:p>
    <w:p w:rsidR="00766B6B" w:rsidRDefault="00766B6B" w:rsidP="00766B6B">
      <w:pPr>
        <w:pStyle w:val="ListParagraph"/>
        <w:numPr>
          <w:ilvl w:val="1"/>
          <w:numId w:val="10"/>
        </w:numPr>
        <w:spacing w:after="200" w:line="276" w:lineRule="auto"/>
        <w:ind w:left="284" w:firstLine="0"/>
      </w:pPr>
      <w:r>
        <w:t>3 input functions:</w:t>
      </w:r>
      <w:r>
        <w:tab/>
        <w:t xml:space="preserve">29 </w:t>
      </w:r>
    </w:p>
    <w:p w:rsidR="00766B6B" w:rsidRDefault="00766B6B" w:rsidP="00766B6B">
      <w:pPr>
        <w:pStyle w:val="ListParagraph"/>
        <w:numPr>
          <w:ilvl w:val="1"/>
          <w:numId w:val="10"/>
        </w:numPr>
        <w:spacing w:after="200" w:line="276" w:lineRule="auto"/>
        <w:ind w:left="284" w:firstLine="0"/>
      </w:pPr>
      <w:r>
        <w:t>[=2 input functions:</w:t>
      </w:r>
      <w:r>
        <w:tab/>
        <w:t xml:space="preserve">27 </w:t>
      </w:r>
    </w:p>
    <w:p w:rsidR="00766B6B" w:rsidRDefault="00766B6B" w:rsidP="00766B6B">
      <w:pPr>
        <w:pStyle w:val="ListParagraph"/>
        <w:numPr>
          <w:ilvl w:val="0"/>
          <w:numId w:val="10"/>
        </w:numPr>
        <w:spacing w:after="200" w:line="276" w:lineRule="auto"/>
        <w:ind w:left="284" w:hanging="284"/>
      </w:pPr>
      <w:r>
        <w:t xml:space="preserve">Logic elements by mode: </w:t>
      </w:r>
    </w:p>
    <w:p w:rsidR="00766B6B" w:rsidRDefault="00766B6B" w:rsidP="00766B6B">
      <w:pPr>
        <w:pStyle w:val="ListParagraph"/>
        <w:numPr>
          <w:ilvl w:val="1"/>
          <w:numId w:val="10"/>
        </w:numPr>
        <w:spacing w:after="200" w:line="276" w:lineRule="auto"/>
        <w:ind w:left="284" w:firstLine="0"/>
      </w:pPr>
      <w:r>
        <w:t>Normal mode:            </w:t>
      </w:r>
      <w:r>
        <w:tab/>
        <w:t>85</w:t>
      </w:r>
    </w:p>
    <w:p w:rsidR="00766B6B" w:rsidRDefault="00766B6B" w:rsidP="00766B6B">
      <w:pPr>
        <w:pStyle w:val="ListParagraph"/>
        <w:numPr>
          <w:ilvl w:val="1"/>
          <w:numId w:val="10"/>
        </w:numPr>
        <w:spacing w:after="200" w:line="276" w:lineRule="auto"/>
        <w:ind w:left="284" w:firstLine="0"/>
      </w:pPr>
      <w:r>
        <w:t>Arithmetic mode:</w:t>
      </w:r>
      <w:r>
        <w:tab/>
        <w:t>17</w:t>
      </w:r>
    </w:p>
    <w:p w:rsidR="00766B6B" w:rsidRDefault="00087748" w:rsidP="00766B6B">
      <w:pPr>
        <w:pStyle w:val="ListParagraph"/>
        <w:numPr>
          <w:ilvl w:val="0"/>
          <w:numId w:val="10"/>
        </w:numPr>
        <w:spacing w:after="200" w:line="276" w:lineRule="auto"/>
        <w:ind w:left="284" w:hanging="284"/>
      </w:pPr>
      <w:r>
        <w:t>Total registers:</w:t>
      </w:r>
      <w:r>
        <w:tab/>
      </w:r>
      <w:r>
        <w:tab/>
      </w:r>
      <w:r w:rsidR="00766B6B">
        <w:t>81</w:t>
      </w:r>
    </w:p>
    <w:p w:rsidR="00766B6B" w:rsidRDefault="00766B6B" w:rsidP="00766B6B">
      <w:pPr>
        <w:pStyle w:val="ListParagraph"/>
        <w:numPr>
          <w:ilvl w:val="0"/>
          <w:numId w:val="10"/>
        </w:numPr>
        <w:spacing w:after="200" w:line="276" w:lineRule="auto"/>
        <w:ind w:left="284" w:hanging="284"/>
      </w:pPr>
      <w:r>
        <w:t>I/O pins:</w:t>
      </w:r>
      <w:r>
        <w:tab/>
      </w:r>
      <w:r>
        <w:tab/>
      </w:r>
      <w:r>
        <w:tab/>
        <w:t>47</w:t>
      </w:r>
    </w:p>
    <w:p w:rsidR="00766B6B" w:rsidRPr="00766B6B" w:rsidRDefault="00766B6B" w:rsidP="00766B6B">
      <w:r>
        <w:rPr>
          <w:b/>
          <w:bCs/>
        </w:rPr>
        <w:t>Maximum Working Frequency</w:t>
      </w:r>
      <w:r>
        <w:t>:  269MHz</w:t>
      </w:r>
    </w:p>
    <w:p w:rsidR="002E272A" w:rsidRDefault="0091628E" w:rsidP="0091628E">
      <w:pPr>
        <w:pStyle w:val="Heading2"/>
      </w:pPr>
      <w:bookmarkStart w:id="623" w:name="_Toc311187377"/>
      <w:r>
        <w:lastRenderedPageBreak/>
        <w:t>2.2 SPI Master</w:t>
      </w:r>
      <w:r w:rsidR="002E272A">
        <w:t xml:space="preserve"> Waveforms</w:t>
      </w:r>
      <w:bookmarkEnd w:id="623"/>
    </w:p>
    <w:p w:rsidR="0091628E" w:rsidRDefault="0091628E" w:rsidP="0091628E">
      <w:pPr>
        <w:pStyle w:val="Heading3"/>
      </w:pPr>
      <w:bookmarkStart w:id="624" w:name="_Toc311187378"/>
      <w:r>
        <w:t>2.2.1 Burst</w:t>
      </w:r>
      <w:bookmarkEnd w:id="624"/>
    </w:p>
    <w:p w:rsidR="0091628E" w:rsidRDefault="0091628E" w:rsidP="0091628E">
      <w:pPr>
        <w:keepNext/>
      </w:pPr>
      <w:r w:rsidRPr="0091628E">
        <w:rPr>
          <w:noProof/>
        </w:rPr>
        <w:drawing>
          <wp:inline distT="0" distB="0" distL="0" distR="0">
            <wp:extent cx="5274310" cy="3406140"/>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74310" cy="3406140"/>
                    </a:xfrm>
                    <a:prstGeom prst="rect">
                      <a:avLst/>
                    </a:prstGeom>
                    <a:noFill/>
                  </pic:spPr>
                </pic:pic>
              </a:graphicData>
            </a:graphic>
          </wp:inline>
        </w:drawing>
      </w:r>
    </w:p>
    <w:p w:rsidR="0091628E" w:rsidRPr="0091628E" w:rsidRDefault="0091628E" w:rsidP="0091628E">
      <w:pPr>
        <w:pStyle w:val="Caption"/>
        <w:bidi w:val="0"/>
        <w:jc w:val="center"/>
      </w:pPr>
      <w:bookmarkStart w:id="625" w:name="_Toc311187436"/>
      <w:r>
        <w:t xml:space="preserve">Figure </w:t>
      </w:r>
      <w:fldSimple w:instr=" SEQ Figure \* ARABIC ">
        <w:r w:rsidR="00DA43C2">
          <w:rPr>
            <w:noProof/>
          </w:rPr>
          <w:t>4</w:t>
        </w:r>
      </w:fldSimple>
      <w:r>
        <w:rPr>
          <w:noProof/>
        </w:rPr>
        <w:t xml:space="preserve"> - SPI Master Burst Waveform</w:t>
      </w:r>
      <w:bookmarkEnd w:id="625"/>
    </w:p>
    <w:p w:rsidR="0091628E" w:rsidRDefault="0091628E" w:rsidP="0091628E">
      <w:pPr>
        <w:pStyle w:val="ListParagraph"/>
        <w:numPr>
          <w:ilvl w:val="0"/>
          <w:numId w:val="11"/>
        </w:numPr>
        <w:spacing w:after="200" w:line="276" w:lineRule="auto"/>
        <w:ind w:left="284" w:hanging="284"/>
      </w:pPr>
      <w:r>
        <w:t>End of System Reset.</w:t>
      </w:r>
    </w:p>
    <w:p w:rsidR="0091628E" w:rsidRDefault="0091628E" w:rsidP="0091628E">
      <w:pPr>
        <w:pStyle w:val="ListParagraph"/>
        <w:numPr>
          <w:ilvl w:val="0"/>
          <w:numId w:val="11"/>
        </w:numPr>
        <w:spacing w:after="200" w:line="276" w:lineRule="auto"/>
        <w:ind w:left="284" w:hanging="284"/>
      </w:pPr>
      <w:r>
        <w:t>FIFO Interface:</w:t>
      </w:r>
    </w:p>
    <w:p w:rsidR="0091628E" w:rsidRDefault="0091628E" w:rsidP="0091628E">
      <w:pPr>
        <w:pStyle w:val="ListParagraph"/>
        <w:numPr>
          <w:ilvl w:val="1"/>
          <w:numId w:val="11"/>
        </w:numPr>
        <w:spacing w:after="200" w:line="276" w:lineRule="auto"/>
        <w:ind w:left="284" w:firstLine="0"/>
      </w:pPr>
      <w:r>
        <w:t>SPI Master requests for data from FIFO.</w:t>
      </w:r>
    </w:p>
    <w:p w:rsidR="0091628E" w:rsidRDefault="0091628E" w:rsidP="0091628E">
      <w:pPr>
        <w:pStyle w:val="ListParagraph"/>
        <w:numPr>
          <w:ilvl w:val="1"/>
          <w:numId w:val="11"/>
        </w:numPr>
        <w:spacing w:after="200" w:line="276" w:lineRule="auto"/>
        <w:ind w:left="284" w:firstLine="0"/>
      </w:pPr>
      <w:r>
        <w:t>FIFO confirms that output data is valid.</w:t>
      </w:r>
    </w:p>
    <w:p w:rsidR="0091628E" w:rsidRDefault="0091628E" w:rsidP="0091628E">
      <w:pPr>
        <w:pStyle w:val="ListParagraph"/>
        <w:numPr>
          <w:ilvl w:val="0"/>
          <w:numId w:val="11"/>
        </w:numPr>
        <w:spacing w:after="200" w:line="276" w:lineRule="auto"/>
        <w:ind w:left="284" w:hanging="284"/>
      </w:pPr>
      <w:r>
        <w:t>SPI Slave Select for Slave [0] is asserted ('0').</w:t>
      </w:r>
    </w:p>
    <w:p w:rsidR="0091628E" w:rsidRDefault="0091628E" w:rsidP="0091628E">
      <w:pPr>
        <w:pStyle w:val="ListParagraph"/>
        <w:numPr>
          <w:ilvl w:val="0"/>
          <w:numId w:val="11"/>
        </w:numPr>
        <w:spacing w:after="200" w:line="276" w:lineRule="auto"/>
        <w:ind w:left="284" w:hanging="284"/>
      </w:pPr>
      <w:r>
        <w:t>SPI Clock is generated. In this waveform, the divide factor, from whole clock cycle, is 2.</w:t>
      </w:r>
    </w:p>
    <w:p w:rsidR="0091628E" w:rsidRDefault="0091628E" w:rsidP="0091628E">
      <w:pPr>
        <w:pStyle w:val="ListParagraph"/>
        <w:numPr>
          <w:ilvl w:val="0"/>
          <w:numId w:val="11"/>
        </w:numPr>
        <w:spacing w:after="200" w:line="276" w:lineRule="auto"/>
        <w:ind w:left="284" w:hanging="284"/>
      </w:pPr>
      <w:r>
        <w:t>End of first burst – negate ('1') SPI_SS.</w:t>
      </w:r>
    </w:p>
    <w:p w:rsidR="0091628E" w:rsidRDefault="0091628E" w:rsidP="0091628E">
      <w:pPr>
        <w:pStyle w:val="ListParagraph"/>
        <w:numPr>
          <w:ilvl w:val="0"/>
          <w:numId w:val="11"/>
        </w:numPr>
        <w:spacing w:after="200" w:line="276" w:lineRule="auto"/>
        <w:ind w:left="284" w:hanging="284"/>
      </w:pPr>
      <w:r>
        <w:t>Configure SPI Master: Change clock divide factor to 4.</w:t>
      </w:r>
    </w:p>
    <w:p w:rsidR="0091628E" w:rsidRDefault="0091628E" w:rsidP="0091628E">
      <w:pPr>
        <w:pStyle w:val="ListParagraph"/>
        <w:numPr>
          <w:ilvl w:val="0"/>
          <w:numId w:val="11"/>
        </w:numPr>
        <w:spacing w:after="200" w:line="276" w:lineRule="auto"/>
        <w:ind w:left="284" w:hanging="284"/>
      </w:pPr>
      <w:r>
        <w:t xml:space="preserve">SPI Master </w:t>
      </w:r>
      <w:proofErr w:type="gramStart"/>
      <w:r>
        <w:t>response</w:t>
      </w:r>
      <w:proofErr w:type="gramEnd"/>
      <w:r>
        <w:t xml:space="preserve"> – </w:t>
      </w:r>
      <w:proofErr w:type="spellStart"/>
      <w:r>
        <w:t>reg_ack</w:t>
      </w:r>
      <w:proofErr w:type="spellEnd"/>
      <w:r>
        <w:t xml:space="preserve"> is asserted.</w:t>
      </w:r>
    </w:p>
    <w:p w:rsidR="0091628E" w:rsidRDefault="0091628E" w:rsidP="0091628E">
      <w:pPr>
        <w:pStyle w:val="ListParagraph"/>
        <w:numPr>
          <w:ilvl w:val="0"/>
          <w:numId w:val="11"/>
        </w:numPr>
        <w:spacing w:after="200" w:line="276" w:lineRule="auto"/>
        <w:ind w:left="284" w:hanging="284"/>
      </w:pPr>
      <w:r>
        <w:t>SPI Clock is generated, this time with divide factor of 4.</w:t>
      </w:r>
    </w:p>
    <w:p w:rsidR="0091628E" w:rsidRDefault="0091628E" w:rsidP="0091628E">
      <w:pPr>
        <w:pStyle w:val="ListParagraph"/>
        <w:numPr>
          <w:ilvl w:val="0"/>
          <w:numId w:val="11"/>
        </w:numPr>
        <w:spacing w:after="200" w:line="276" w:lineRule="auto"/>
        <w:ind w:left="284" w:hanging="284"/>
      </w:pPr>
      <w:r>
        <w:t>Data from SPI Slave has been received, and is now valid as parallel data from SPI Master.</w:t>
      </w:r>
    </w:p>
    <w:p w:rsidR="002E272A" w:rsidRDefault="00E132AF" w:rsidP="0091628E">
      <w:pPr>
        <w:pStyle w:val="Heading3"/>
        <w:jc w:val="both"/>
      </w:pPr>
      <w:bookmarkStart w:id="626" w:name="_Toc311187379"/>
      <w:r>
        <w:lastRenderedPageBreak/>
        <w:t>2.2.2 Start and End of Burst</w:t>
      </w:r>
      <w:bookmarkEnd w:id="626"/>
    </w:p>
    <w:p w:rsidR="006A6985" w:rsidRDefault="00E132AF" w:rsidP="006A6985">
      <w:pPr>
        <w:keepNext/>
      </w:pPr>
      <w:r w:rsidRPr="00E132AF">
        <w:rPr>
          <w:noProof/>
        </w:rPr>
        <w:drawing>
          <wp:inline distT="0" distB="0" distL="0" distR="0">
            <wp:extent cx="5274310" cy="2941320"/>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274310" cy="2941320"/>
                    </a:xfrm>
                    <a:prstGeom prst="rect">
                      <a:avLst/>
                    </a:prstGeom>
                    <a:noFill/>
                  </pic:spPr>
                </pic:pic>
              </a:graphicData>
            </a:graphic>
          </wp:inline>
        </w:drawing>
      </w:r>
    </w:p>
    <w:p w:rsidR="00E132AF" w:rsidRPr="00E132AF" w:rsidRDefault="006A6985" w:rsidP="006A6985">
      <w:pPr>
        <w:pStyle w:val="Caption"/>
        <w:bidi w:val="0"/>
        <w:jc w:val="center"/>
      </w:pPr>
      <w:bookmarkStart w:id="627" w:name="_Toc311187437"/>
      <w:r>
        <w:t xml:space="preserve">Figure </w:t>
      </w:r>
      <w:fldSimple w:instr=" SEQ Figure \* ARABIC ">
        <w:r w:rsidR="00DA43C2">
          <w:rPr>
            <w:noProof/>
          </w:rPr>
          <w:t>5</w:t>
        </w:r>
      </w:fldSimple>
      <w:r>
        <w:rPr>
          <w:noProof/>
        </w:rPr>
        <w:t xml:space="preserve"> - SPI Master Start and End of Burst Waveform</w:t>
      </w:r>
      <w:bookmarkEnd w:id="627"/>
    </w:p>
    <w:p w:rsidR="006A6985" w:rsidRDefault="006A6985" w:rsidP="006A6985">
      <w:pPr>
        <w:pStyle w:val="ListParagraph"/>
        <w:numPr>
          <w:ilvl w:val="0"/>
          <w:numId w:val="12"/>
        </w:numPr>
        <w:spacing w:after="200" w:line="276" w:lineRule="auto"/>
        <w:ind w:left="284" w:hanging="284"/>
      </w:pPr>
      <w:r>
        <w:t>Data Burst.</w:t>
      </w:r>
    </w:p>
    <w:p w:rsidR="006A6985" w:rsidRDefault="006A6985" w:rsidP="006A6985">
      <w:pPr>
        <w:pStyle w:val="ListParagraph"/>
        <w:numPr>
          <w:ilvl w:val="0"/>
          <w:numId w:val="12"/>
        </w:numPr>
        <w:spacing w:after="200" w:line="276" w:lineRule="auto"/>
        <w:ind w:left="284" w:hanging="284"/>
      </w:pPr>
      <w:r>
        <w:t>FIFO is empty and causes the end of burst.</w:t>
      </w:r>
    </w:p>
    <w:p w:rsidR="006A6985" w:rsidRPr="009D4DFB" w:rsidRDefault="006A6985" w:rsidP="006A6985">
      <w:pPr>
        <w:pStyle w:val="ListParagraph"/>
        <w:numPr>
          <w:ilvl w:val="0"/>
          <w:numId w:val="12"/>
        </w:numPr>
        <w:spacing w:after="200" w:line="276" w:lineRule="auto"/>
        <w:ind w:left="284" w:hanging="284"/>
      </w:pPr>
      <w:r>
        <w:t>New data is available. This time, the second slave is addressed.</w:t>
      </w:r>
    </w:p>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Pr="0091628E" w:rsidRDefault="000F37F8" w:rsidP="0091628E"/>
    <w:p w:rsidR="002E272A" w:rsidRDefault="002E272A" w:rsidP="002E272A">
      <w:pPr>
        <w:pStyle w:val="Heading2"/>
      </w:pPr>
      <w:bookmarkStart w:id="628" w:name="_Toc311187380"/>
      <w:r>
        <w:lastRenderedPageBreak/>
        <w:t>2.3 SPI Slave Design</w:t>
      </w:r>
      <w:bookmarkEnd w:id="628"/>
    </w:p>
    <w:p w:rsidR="000F37F8" w:rsidRDefault="000F37F8" w:rsidP="00DE641A">
      <w:r>
        <w:t>SPI Slave is consumed of the following interfaces:</w:t>
      </w:r>
    </w:p>
    <w:p w:rsidR="000F37F8" w:rsidRDefault="00EB491C" w:rsidP="00DE641A">
      <w:pPr>
        <w:pStyle w:val="ListParagraph"/>
        <w:numPr>
          <w:ilvl w:val="0"/>
          <w:numId w:val="7"/>
        </w:numPr>
        <w:spacing w:after="200"/>
        <w:ind w:left="284" w:hanging="284"/>
      </w:pPr>
      <w:r>
        <w:t>Clock and Reset I</w:t>
      </w:r>
      <w:r w:rsidR="000F37F8">
        <w:t>nterfaces.</w:t>
      </w:r>
    </w:p>
    <w:p w:rsidR="000F37F8" w:rsidRDefault="000F37F8" w:rsidP="00DE641A">
      <w:pPr>
        <w:pStyle w:val="ListParagraph"/>
        <w:numPr>
          <w:ilvl w:val="0"/>
          <w:numId w:val="7"/>
        </w:numPr>
        <w:spacing w:after="200"/>
        <w:ind w:left="284" w:hanging="284"/>
      </w:pPr>
      <w:r>
        <w:t>FIFO Interface - Data from FIFO will be transmitted through the SPI_MISO line.</w:t>
      </w:r>
    </w:p>
    <w:p w:rsidR="000F37F8" w:rsidRDefault="000F37F8" w:rsidP="00DE641A">
      <w:pPr>
        <w:pStyle w:val="ListParagraph"/>
        <w:numPr>
          <w:ilvl w:val="0"/>
          <w:numId w:val="7"/>
        </w:numPr>
        <w:spacing w:after="200"/>
        <w:ind w:left="284" w:hanging="284"/>
      </w:pPr>
      <w:r>
        <w:t>Registers Interface, to control internal SPI Core Configurations.</w:t>
      </w:r>
    </w:p>
    <w:p w:rsidR="000F37F8" w:rsidRDefault="000F37F8" w:rsidP="00DE641A">
      <w:pPr>
        <w:pStyle w:val="ListParagraph"/>
        <w:numPr>
          <w:ilvl w:val="0"/>
          <w:numId w:val="7"/>
        </w:numPr>
        <w:spacing w:after="200"/>
        <w:ind w:left="284" w:hanging="284"/>
      </w:pPr>
      <w:r>
        <w:t>SPI Interface, according to SPI Protocol.</w:t>
      </w:r>
    </w:p>
    <w:p w:rsidR="00EB491C" w:rsidRDefault="00EB491C" w:rsidP="00EB491C">
      <w:pPr>
        <w:pStyle w:val="ListParagraph"/>
        <w:numPr>
          <w:ilvl w:val="0"/>
          <w:numId w:val="7"/>
        </w:numPr>
        <w:spacing w:after="200"/>
        <w:ind w:left="284" w:hanging="284"/>
      </w:pPr>
      <w:r>
        <w:t>Received Data Interface, to transfer the data received from SPI Master.</w:t>
      </w:r>
    </w:p>
    <w:p w:rsidR="000F37F8" w:rsidRDefault="000F37F8" w:rsidP="00DE641A">
      <w:pPr>
        <w:pStyle w:val="ListParagraph"/>
        <w:numPr>
          <w:ilvl w:val="0"/>
          <w:numId w:val="7"/>
        </w:numPr>
        <w:spacing w:after="200"/>
        <w:ind w:left="284" w:hanging="284"/>
      </w:pPr>
      <w:r>
        <w:t>Miscellaneous – Busy signal, Timeout signal and Interrupt signal.</w:t>
      </w:r>
    </w:p>
    <w:p w:rsidR="00945385" w:rsidRDefault="000F37F8" w:rsidP="00DE641A">
      <w:r>
        <w:t>As long as the SPI Slave Select signal is active, data will be transmitted from the SPI Slave through the SPI_MISO line, and data from the SPI Master will be received through the SPI_MOSI line.</w:t>
      </w:r>
      <w:r>
        <w:br/>
        <w:t>In each transaction, one data word is being transferred. At the end of each transaction, SPI_SS signal can remain active, and therefore the next transaction will immediately follow the previous one.</w:t>
      </w:r>
      <w:r w:rsidR="00945385">
        <w:t xml:space="preserve"> At the beginning of each word transmission, the SPI Slave will act as follows:</w:t>
      </w:r>
    </w:p>
    <w:p w:rsidR="00945385" w:rsidRDefault="00945385" w:rsidP="00DE641A">
      <w:pPr>
        <w:pStyle w:val="ListParagraph"/>
        <w:numPr>
          <w:ilvl w:val="0"/>
          <w:numId w:val="7"/>
        </w:numPr>
        <w:ind w:left="284" w:hanging="284"/>
      </w:pPr>
      <w:r>
        <w:t>If FIFO is not empty – data from the FIFO will be loaded into the SPI Slave, and transmitted to the SPI Master via the SPI protocol.</w:t>
      </w:r>
    </w:p>
    <w:p w:rsidR="00EB491C" w:rsidRDefault="00945385" w:rsidP="00DB66AB">
      <w:pPr>
        <w:pStyle w:val="ListParagraph"/>
        <w:numPr>
          <w:ilvl w:val="0"/>
          <w:numId w:val="7"/>
        </w:numPr>
        <w:spacing w:after="200"/>
        <w:ind w:left="284" w:hanging="284"/>
      </w:pPr>
      <w:r>
        <w:t>If FIFO is empty – default data word will be transmitted to the SPI Master via the SPI protocol.</w:t>
      </w:r>
    </w:p>
    <w:p w:rsidR="00945385" w:rsidRDefault="00945385" w:rsidP="00DE641A">
      <w:r>
        <w:t>The configuration register includes the following fields:</w:t>
      </w:r>
    </w:p>
    <w:p w:rsidR="00945385" w:rsidRDefault="00DE641A" w:rsidP="00DE641A">
      <w:pPr>
        <w:pStyle w:val="ListParagraph"/>
        <w:numPr>
          <w:ilvl w:val="0"/>
          <w:numId w:val="8"/>
        </w:numPr>
        <w:ind w:left="284" w:hanging="284"/>
      </w:pPr>
      <w:r>
        <w:t>Bit 0 – CPHA</w:t>
      </w:r>
    </w:p>
    <w:p w:rsidR="00DE641A" w:rsidRDefault="00DE641A" w:rsidP="00DE641A">
      <w:pPr>
        <w:pStyle w:val="ListParagraph"/>
        <w:numPr>
          <w:ilvl w:val="0"/>
          <w:numId w:val="8"/>
        </w:numPr>
        <w:ind w:left="284" w:hanging="284"/>
      </w:pPr>
      <w:r>
        <w:t xml:space="preserve">Bit 1 – CPOL </w:t>
      </w:r>
    </w:p>
    <w:p w:rsidR="000F37F8" w:rsidRDefault="00DE641A" w:rsidP="00DB66AB">
      <w:pPr>
        <w:spacing w:after="200"/>
      </w:pPr>
      <w:r>
        <w:t>The register can be modified at any time, but if it was modified during active transmission, the modification will only take effect at the end of the transmission.</w:t>
      </w:r>
    </w:p>
    <w:p w:rsidR="00DE641A" w:rsidRDefault="00DE641A" w:rsidP="00DE641A">
      <w:r>
        <w:t>In addition, the SPI Slave also outputs the following signals:</w:t>
      </w:r>
    </w:p>
    <w:p w:rsidR="00DE641A" w:rsidRDefault="00DE641A" w:rsidP="00DE641A">
      <w:pPr>
        <w:pStyle w:val="ListParagraph"/>
        <w:numPr>
          <w:ilvl w:val="0"/>
          <w:numId w:val="8"/>
        </w:numPr>
        <w:ind w:left="284" w:hanging="284"/>
      </w:pPr>
      <w:r>
        <w:t>Timeout signal is used to handle the</w:t>
      </w:r>
      <w:r w:rsidR="00DB66AB">
        <w:t xml:space="preserve"> case of SPI_SS getting stuck at</w:t>
      </w:r>
      <w:r>
        <w:t xml:space="preserve"> active value, while the master isn't initiating any transmission. A timeout counter counts the number of SYSTEM_CLK cycles that went through without any SPI_CLK toggle. If the counter reaches it</w:t>
      </w:r>
      <w:r w:rsidR="00DB66AB">
        <w:t>s</w:t>
      </w:r>
      <w:r>
        <w:t xml:space="preserve"> limit, the Timeout signal turns active.</w:t>
      </w:r>
    </w:p>
    <w:p w:rsidR="00DE641A" w:rsidRDefault="00A33AF0" w:rsidP="00DE641A">
      <w:pPr>
        <w:pStyle w:val="ListParagraph"/>
        <w:numPr>
          <w:ilvl w:val="0"/>
          <w:numId w:val="8"/>
        </w:numPr>
        <w:ind w:left="284" w:hanging="284"/>
      </w:pPr>
      <w:r>
        <w:t>Interrupt signal is used to indicate that the SPI_SS signal turned not active during the middle of a transmission, and therefore the SPI Slave didn't receive a full valid data word.</w:t>
      </w:r>
    </w:p>
    <w:p w:rsidR="000F37F8" w:rsidRDefault="000F37F8" w:rsidP="000F37F8">
      <w:pPr>
        <w:pStyle w:val="Heading3"/>
      </w:pPr>
      <w:bookmarkStart w:id="629" w:name="_Toc311187381"/>
      <w:r>
        <w:t>2.</w:t>
      </w:r>
      <w:r w:rsidR="00A33AF0">
        <w:t>3</w:t>
      </w:r>
      <w:r>
        <w:t>.1 Activation Requirements</w:t>
      </w:r>
      <w:bookmarkEnd w:id="629"/>
    </w:p>
    <w:p w:rsidR="000F37F8" w:rsidRDefault="0054729C" w:rsidP="000F37F8">
      <w:r>
        <w:t>In order for the SPI Slave</w:t>
      </w:r>
      <w:r w:rsidR="000F37F8">
        <w:t xml:space="preserve"> to work prop</w:t>
      </w:r>
      <w:r w:rsidR="008B1FB7">
        <w:t>erly, the following requirement</w:t>
      </w:r>
      <w:r w:rsidR="000F37F8">
        <w:t xml:space="preserve"> must be met:</w:t>
      </w:r>
    </w:p>
    <w:p w:rsidR="000F37F8" w:rsidRPr="00E94881" w:rsidRDefault="000F37F8" w:rsidP="000F37F8">
      <w:pPr>
        <w:pStyle w:val="ListParagraph"/>
        <w:numPr>
          <w:ilvl w:val="0"/>
          <w:numId w:val="9"/>
        </w:numPr>
        <w:spacing w:after="200" w:line="276" w:lineRule="auto"/>
        <w:ind w:left="284" w:hanging="284"/>
      </w:pPr>
      <w:r>
        <w:t xml:space="preserve">FIFO should assert </w:t>
      </w:r>
      <w:r w:rsidRPr="008B6560">
        <w:rPr>
          <w:i/>
          <w:iCs/>
        </w:rPr>
        <w:t>FIFO_DIN_VALID</w:t>
      </w:r>
      <w:r>
        <w:t xml:space="preserve"> within one </w:t>
      </w:r>
      <w:r w:rsidR="00DB66AB">
        <w:t xml:space="preserve">system </w:t>
      </w:r>
      <w:r>
        <w:t xml:space="preserve">clock from </w:t>
      </w:r>
      <w:r w:rsidRPr="008B6560">
        <w:rPr>
          <w:i/>
          <w:iCs/>
        </w:rPr>
        <w:t>FIFO_REQ_DATA</w:t>
      </w:r>
      <w:r>
        <w:t>.</w:t>
      </w:r>
    </w:p>
    <w:p w:rsidR="0054729C" w:rsidRDefault="0054729C" w:rsidP="00641155">
      <w:pPr>
        <w:pStyle w:val="Heading3"/>
      </w:pPr>
    </w:p>
    <w:p w:rsidR="0054729C" w:rsidRDefault="0054729C" w:rsidP="0054729C"/>
    <w:p w:rsidR="0054729C" w:rsidRDefault="0054729C" w:rsidP="0054729C"/>
    <w:p w:rsidR="0054729C" w:rsidRDefault="0054729C" w:rsidP="0054729C"/>
    <w:p w:rsidR="0054729C" w:rsidRDefault="0054729C" w:rsidP="0054729C"/>
    <w:p w:rsidR="0054729C" w:rsidRDefault="0054729C" w:rsidP="0054729C"/>
    <w:p w:rsidR="0054729C" w:rsidRDefault="0054729C" w:rsidP="0054729C"/>
    <w:p w:rsidR="00641155" w:rsidRDefault="00D278D3" w:rsidP="00641155">
      <w:pPr>
        <w:pStyle w:val="Heading3"/>
      </w:pPr>
      <w:bookmarkStart w:id="630" w:name="_Toc311187382"/>
      <w:r>
        <w:lastRenderedPageBreak/>
        <w:t>2.3.2</w:t>
      </w:r>
      <w:r w:rsidR="00641155">
        <w:t xml:space="preserve"> Design </w:t>
      </w:r>
      <w:proofErr w:type="spellStart"/>
      <w:r w:rsidR="00641155">
        <w:t>Pinout</w:t>
      </w:r>
      <w:bookmarkEnd w:id="630"/>
      <w:proofErr w:type="spellEnd"/>
    </w:p>
    <w:p w:rsidR="0009423A" w:rsidRDefault="0009423A" w:rsidP="0009423A">
      <w:pPr>
        <w:jc w:val="center"/>
      </w:pPr>
    </w:p>
    <w:p w:rsidR="0009423A" w:rsidRDefault="0009423A" w:rsidP="0009423A">
      <w:pPr>
        <w:keepNext/>
        <w:jc w:val="center"/>
      </w:pPr>
      <w:r>
        <w:rPr>
          <w:noProof/>
        </w:rPr>
        <w:drawing>
          <wp:inline distT="0" distB="0" distL="0" distR="0">
            <wp:extent cx="4042410" cy="2766060"/>
            <wp:effectExtent l="19050" t="0" r="0" b="0"/>
            <wp:docPr id="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046220" cy="2768667"/>
                    </a:xfrm>
                    <a:prstGeom prst="rect">
                      <a:avLst/>
                    </a:prstGeom>
                    <a:noFill/>
                    <a:ln w="9525">
                      <a:noFill/>
                      <a:miter lim="800000"/>
                      <a:headEnd/>
                      <a:tailEnd/>
                    </a:ln>
                  </pic:spPr>
                </pic:pic>
              </a:graphicData>
            </a:graphic>
          </wp:inline>
        </w:drawing>
      </w:r>
    </w:p>
    <w:p w:rsidR="0009423A" w:rsidRPr="0054729C" w:rsidRDefault="0009423A" w:rsidP="0009423A">
      <w:pPr>
        <w:pStyle w:val="Caption"/>
        <w:bidi w:val="0"/>
        <w:jc w:val="center"/>
      </w:pPr>
      <w:bookmarkStart w:id="631" w:name="_Toc311187438"/>
      <w:r>
        <w:t xml:space="preserve">Figure </w:t>
      </w:r>
      <w:fldSimple w:instr=" SEQ Figure \* ARABIC ">
        <w:r w:rsidR="00DA43C2">
          <w:rPr>
            <w:noProof/>
          </w:rPr>
          <w:t>6</w:t>
        </w:r>
      </w:fldSimple>
      <w:r>
        <w:rPr>
          <w:noProof/>
        </w:rPr>
        <w:t xml:space="preserve"> - SPI Slave Pinout</w:t>
      </w:r>
      <w:bookmarkEnd w:id="631"/>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51"/>
        <w:gridCol w:w="1276"/>
        <w:gridCol w:w="5386"/>
      </w:tblGrid>
      <w:tr w:rsidR="0054729C" w:rsidRPr="00190542" w:rsidTr="00E8646C">
        <w:trPr>
          <w:tblHeader/>
        </w:trPr>
        <w:tc>
          <w:tcPr>
            <w:tcW w:w="1951" w:type="dxa"/>
            <w:shd w:val="solid" w:color="auto" w:fill="auto"/>
          </w:tcPr>
          <w:p w:rsidR="0054729C" w:rsidRPr="00190542" w:rsidRDefault="0054729C" w:rsidP="00E8646C">
            <w:r w:rsidRPr="00190542">
              <w:t>Pin Name</w:t>
            </w:r>
          </w:p>
        </w:tc>
        <w:tc>
          <w:tcPr>
            <w:tcW w:w="1276" w:type="dxa"/>
            <w:shd w:val="solid" w:color="auto" w:fill="auto"/>
          </w:tcPr>
          <w:p w:rsidR="0054729C" w:rsidRPr="00190542" w:rsidRDefault="0054729C" w:rsidP="00E8646C">
            <w:r w:rsidRPr="00190542">
              <w:t>Direction</w:t>
            </w:r>
          </w:p>
        </w:tc>
        <w:tc>
          <w:tcPr>
            <w:tcW w:w="5386" w:type="dxa"/>
            <w:shd w:val="solid" w:color="auto" w:fill="auto"/>
          </w:tcPr>
          <w:p w:rsidR="0054729C" w:rsidRPr="00190542" w:rsidRDefault="0054729C" w:rsidP="00E8646C">
            <w:r w:rsidRPr="00190542">
              <w:t>Description</w:t>
            </w:r>
          </w:p>
        </w:tc>
      </w:tr>
      <w:tr w:rsidR="0054729C" w:rsidRPr="00190542" w:rsidTr="00E8646C">
        <w:tc>
          <w:tcPr>
            <w:tcW w:w="1951" w:type="dxa"/>
          </w:tcPr>
          <w:p w:rsidR="0054729C" w:rsidRPr="00190542" w:rsidRDefault="0054729C" w:rsidP="00E8646C">
            <w:proofErr w:type="spellStart"/>
            <w:r>
              <w:t>clk</w:t>
            </w:r>
            <w:proofErr w:type="spellEnd"/>
          </w:p>
        </w:tc>
        <w:tc>
          <w:tcPr>
            <w:tcW w:w="1276" w:type="dxa"/>
          </w:tcPr>
          <w:p w:rsidR="0054729C" w:rsidRPr="00190542" w:rsidRDefault="0054729C" w:rsidP="00E8646C">
            <w:r>
              <w:t>In</w:t>
            </w:r>
          </w:p>
        </w:tc>
        <w:tc>
          <w:tcPr>
            <w:tcW w:w="5386" w:type="dxa"/>
          </w:tcPr>
          <w:p w:rsidR="0054729C" w:rsidRPr="00190542" w:rsidRDefault="0054729C" w:rsidP="00E8646C">
            <w:r>
              <w:t>System Clock</w:t>
            </w:r>
          </w:p>
        </w:tc>
      </w:tr>
      <w:tr w:rsidR="0054729C" w:rsidRPr="00190542" w:rsidTr="00E8646C">
        <w:tc>
          <w:tcPr>
            <w:tcW w:w="1951" w:type="dxa"/>
          </w:tcPr>
          <w:p w:rsidR="0054729C" w:rsidRPr="00190542" w:rsidRDefault="0054729C" w:rsidP="00E8646C">
            <w:proofErr w:type="spellStart"/>
            <w:r>
              <w:t>rst</w:t>
            </w:r>
            <w:proofErr w:type="spellEnd"/>
          </w:p>
        </w:tc>
        <w:tc>
          <w:tcPr>
            <w:tcW w:w="1276" w:type="dxa"/>
          </w:tcPr>
          <w:p w:rsidR="0054729C" w:rsidRPr="00190542" w:rsidRDefault="0054729C" w:rsidP="00E8646C">
            <w:r>
              <w:t>In</w:t>
            </w:r>
          </w:p>
        </w:tc>
        <w:tc>
          <w:tcPr>
            <w:tcW w:w="5386" w:type="dxa"/>
          </w:tcPr>
          <w:p w:rsidR="0054729C" w:rsidRPr="00190542" w:rsidRDefault="0054729C" w:rsidP="00E8646C">
            <w:r>
              <w:t>Re</w:t>
            </w:r>
            <w:r w:rsidR="00E8646C">
              <w:t>set (active according to Reset polarity g</w:t>
            </w:r>
            <w:r>
              <w:t>eneric)</w:t>
            </w:r>
          </w:p>
        </w:tc>
      </w:tr>
      <w:tr w:rsidR="0054729C" w:rsidRPr="00190542" w:rsidTr="00E8646C">
        <w:tc>
          <w:tcPr>
            <w:tcW w:w="1951" w:type="dxa"/>
          </w:tcPr>
          <w:p w:rsidR="0054729C" w:rsidRPr="00190542" w:rsidRDefault="0054729C" w:rsidP="00E8646C">
            <w:proofErr w:type="spellStart"/>
            <w:r>
              <w:t>spi_clk</w:t>
            </w:r>
            <w:proofErr w:type="spellEnd"/>
          </w:p>
        </w:tc>
        <w:tc>
          <w:tcPr>
            <w:tcW w:w="1276" w:type="dxa"/>
          </w:tcPr>
          <w:p w:rsidR="0054729C" w:rsidRPr="00190542" w:rsidRDefault="0054729C" w:rsidP="00E8646C">
            <w:r>
              <w:t>In</w:t>
            </w:r>
          </w:p>
        </w:tc>
        <w:tc>
          <w:tcPr>
            <w:tcW w:w="5386" w:type="dxa"/>
          </w:tcPr>
          <w:p w:rsidR="0054729C" w:rsidRPr="00190542" w:rsidRDefault="0054729C" w:rsidP="00E8646C">
            <w:r>
              <w:t>Input SPI Clock from SPI Master</w:t>
            </w:r>
          </w:p>
        </w:tc>
      </w:tr>
      <w:tr w:rsidR="0054729C" w:rsidTr="00E8646C">
        <w:tc>
          <w:tcPr>
            <w:tcW w:w="1951" w:type="dxa"/>
          </w:tcPr>
          <w:p w:rsidR="0054729C" w:rsidRDefault="0054729C" w:rsidP="00E8646C">
            <w:proofErr w:type="spellStart"/>
            <w:r>
              <w:t>spi_mosi</w:t>
            </w:r>
            <w:proofErr w:type="spellEnd"/>
          </w:p>
        </w:tc>
        <w:tc>
          <w:tcPr>
            <w:tcW w:w="1276" w:type="dxa"/>
          </w:tcPr>
          <w:p w:rsidR="0054729C" w:rsidRDefault="0054729C" w:rsidP="00E8646C">
            <w:r>
              <w:t>In</w:t>
            </w:r>
          </w:p>
        </w:tc>
        <w:tc>
          <w:tcPr>
            <w:tcW w:w="5386" w:type="dxa"/>
          </w:tcPr>
          <w:p w:rsidR="0054729C" w:rsidRDefault="0054729C" w:rsidP="00E8646C">
            <w:r>
              <w:t>SPI Master Output Slave Input</w:t>
            </w:r>
          </w:p>
        </w:tc>
      </w:tr>
      <w:tr w:rsidR="0054729C" w:rsidTr="00E8646C">
        <w:tc>
          <w:tcPr>
            <w:tcW w:w="1951" w:type="dxa"/>
          </w:tcPr>
          <w:p w:rsidR="0054729C" w:rsidRDefault="0054729C" w:rsidP="00E8646C">
            <w:proofErr w:type="spellStart"/>
            <w:r>
              <w:t>spi_miso</w:t>
            </w:r>
            <w:proofErr w:type="spellEnd"/>
          </w:p>
        </w:tc>
        <w:tc>
          <w:tcPr>
            <w:tcW w:w="1276" w:type="dxa"/>
          </w:tcPr>
          <w:p w:rsidR="0054729C" w:rsidRDefault="0054729C" w:rsidP="00E8646C">
            <w:r>
              <w:t>Out</w:t>
            </w:r>
          </w:p>
        </w:tc>
        <w:tc>
          <w:tcPr>
            <w:tcW w:w="5386" w:type="dxa"/>
          </w:tcPr>
          <w:p w:rsidR="0054729C" w:rsidRDefault="0054729C" w:rsidP="00E8646C">
            <w:r>
              <w:t>SPI Master Input Slave Output</w:t>
            </w:r>
          </w:p>
        </w:tc>
      </w:tr>
      <w:tr w:rsidR="0054729C" w:rsidTr="00E8646C">
        <w:tc>
          <w:tcPr>
            <w:tcW w:w="1951" w:type="dxa"/>
          </w:tcPr>
          <w:p w:rsidR="0054729C" w:rsidRPr="00E01DA5" w:rsidRDefault="0054729C" w:rsidP="00E8646C">
            <w:proofErr w:type="spellStart"/>
            <w:r>
              <w:t>spi_ss</w:t>
            </w:r>
            <w:proofErr w:type="spellEnd"/>
          </w:p>
        </w:tc>
        <w:tc>
          <w:tcPr>
            <w:tcW w:w="1276" w:type="dxa"/>
          </w:tcPr>
          <w:p w:rsidR="0054729C" w:rsidRDefault="0054729C" w:rsidP="00E8646C">
            <w:r>
              <w:t>In</w:t>
            </w:r>
          </w:p>
        </w:tc>
        <w:tc>
          <w:tcPr>
            <w:tcW w:w="5386" w:type="dxa"/>
          </w:tcPr>
          <w:p w:rsidR="0054729C" w:rsidRDefault="0054729C" w:rsidP="00E8646C">
            <w:r>
              <w:t>SPI Slave Select (active according to SS polarity generic)</w:t>
            </w:r>
          </w:p>
        </w:tc>
      </w:tr>
      <w:tr w:rsidR="0054729C" w:rsidTr="00E8646C">
        <w:tc>
          <w:tcPr>
            <w:tcW w:w="1951" w:type="dxa"/>
          </w:tcPr>
          <w:p w:rsidR="0054729C" w:rsidRDefault="0054729C" w:rsidP="00E8646C">
            <w:proofErr w:type="spellStart"/>
            <w:r>
              <w:t>fifo_req_data</w:t>
            </w:r>
            <w:proofErr w:type="spellEnd"/>
          </w:p>
        </w:tc>
        <w:tc>
          <w:tcPr>
            <w:tcW w:w="1276" w:type="dxa"/>
          </w:tcPr>
          <w:p w:rsidR="0054729C" w:rsidRDefault="0054729C" w:rsidP="00E8646C">
            <w:r>
              <w:t>Out</w:t>
            </w:r>
          </w:p>
        </w:tc>
        <w:tc>
          <w:tcPr>
            <w:tcW w:w="5386" w:type="dxa"/>
          </w:tcPr>
          <w:p w:rsidR="0054729C" w:rsidRDefault="0054729C" w:rsidP="00E8646C">
            <w:r>
              <w:t>Request for data from FIFO</w:t>
            </w:r>
          </w:p>
        </w:tc>
      </w:tr>
      <w:tr w:rsidR="0054729C" w:rsidTr="00E8646C">
        <w:tc>
          <w:tcPr>
            <w:tcW w:w="1951" w:type="dxa"/>
          </w:tcPr>
          <w:p w:rsidR="0054729C" w:rsidRDefault="0054729C" w:rsidP="00E8646C">
            <w:proofErr w:type="spellStart"/>
            <w:r>
              <w:t>fifo_din</w:t>
            </w:r>
            <w:proofErr w:type="spellEnd"/>
            <w:r>
              <w:t xml:space="preserve"> []</w:t>
            </w:r>
          </w:p>
        </w:tc>
        <w:tc>
          <w:tcPr>
            <w:tcW w:w="1276" w:type="dxa"/>
          </w:tcPr>
          <w:p w:rsidR="0054729C" w:rsidRDefault="0054729C" w:rsidP="00E8646C">
            <w:r>
              <w:t>In</w:t>
            </w:r>
          </w:p>
        </w:tc>
        <w:tc>
          <w:tcPr>
            <w:tcW w:w="5386" w:type="dxa"/>
          </w:tcPr>
          <w:p w:rsidR="0054729C" w:rsidRDefault="0054729C" w:rsidP="00E8646C">
            <w:r>
              <w:t>Input data from FIFO</w:t>
            </w:r>
          </w:p>
        </w:tc>
      </w:tr>
      <w:tr w:rsidR="0054729C" w:rsidRPr="006E3D0B" w:rsidTr="00E8646C">
        <w:tc>
          <w:tcPr>
            <w:tcW w:w="1951" w:type="dxa"/>
          </w:tcPr>
          <w:p w:rsidR="0054729C" w:rsidRDefault="0054729C" w:rsidP="00E8646C">
            <w:proofErr w:type="spellStart"/>
            <w:r>
              <w:t>fifo_din_valid</w:t>
            </w:r>
            <w:proofErr w:type="spellEnd"/>
          </w:p>
        </w:tc>
        <w:tc>
          <w:tcPr>
            <w:tcW w:w="1276" w:type="dxa"/>
          </w:tcPr>
          <w:p w:rsidR="0054729C" w:rsidRDefault="0054729C" w:rsidP="00E8646C">
            <w:r>
              <w:t>In</w:t>
            </w:r>
          </w:p>
        </w:tc>
        <w:tc>
          <w:tcPr>
            <w:tcW w:w="5386" w:type="dxa"/>
          </w:tcPr>
          <w:p w:rsidR="0054729C" w:rsidRPr="006E3D0B" w:rsidRDefault="0054729C" w:rsidP="00E8646C">
            <w:r>
              <w:t>'1' when input data from FIFO is valid (wil</w:t>
            </w:r>
            <w:r w:rsidR="00E8646C">
              <w:t>l</w:t>
            </w:r>
            <w:r>
              <w:t xml:space="preserve"> be '1' for one clock cycle, with delay of one clock cycle from </w:t>
            </w:r>
            <w:proofErr w:type="spellStart"/>
            <w:r>
              <w:rPr>
                <w:i/>
                <w:iCs/>
              </w:rPr>
              <w:t>fifo_req_data</w:t>
            </w:r>
            <w:proofErr w:type="spellEnd"/>
            <w:r>
              <w:t>)</w:t>
            </w:r>
          </w:p>
        </w:tc>
      </w:tr>
      <w:tr w:rsidR="0054729C" w:rsidTr="00E8646C">
        <w:tc>
          <w:tcPr>
            <w:tcW w:w="1951" w:type="dxa"/>
          </w:tcPr>
          <w:p w:rsidR="0054729C" w:rsidRDefault="0054729C" w:rsidP="00E8646C">
            <w:proofErr w:type="spellStart"/>
            <w:r>
              <w:t>fifo_empty</w:t>
            </w:r>
            <w:proofErr w:type="spellEnd"/>
          </w:p>
        </w:tc>
        <w:tc>
          <w:tcPr>
            <w:tcW w:w="1276" w:type="dxa"/>
          </w:tcPr>
          <w:p w:rsidR="0054729C" w:rsidRDefault="0054729C" w:rsidP="00E8646C">
            <w:r>
              <w:t>In</w:t>
            </w:r>
          </w:p>
        </w:tc>
        <w:tc>
          <w:tcPr>
            <w:tcW w:w="5386" w:type="dxa"/>
          </w:tcPr>
          <w:p w:rsidR="0054729C" w:rsidRDefault="0054729C" w:rsidP="00E8646C">
            <w:r>
              <w:t>'1' when FIFO is empty</w:t>
            </w:r>
          </w:p>
        </w:tc>
      </w:tr>
      <w:tr w:rsidR="0054729C" w:rsidTr="00E8646C">
        <w:tc>
          <w:tcPr>
            <w:tcW w:w="1951" w:type="dxa"/>
          </w:tcPr>
          <w:p w:rsidR="0054729C" w:rsidRDefault="0054729C" w:rsidP="00E8646C">
            <w:proofErr w:type="spellStart"/>
            <w:r>
              <w:t>reg_din</w:t>
            </w:r>
            <w:proofErr w:type="spellEnd"/>
            <w:r>
              <w:t xml:space="preserve"> []</w:t>
            </w:r>
          </w:p>
        </w:tc>
        <w:tc>
          <w:tcPr>
            <w:tcW w:w="1276" w:type="dxa"/>
          </w:tcPr>
          <w:p w:rsidR="0054729C" w:rsidRDefault="0054729C" w:rsidP="00E8646C">
            <w:r>
              <w:t>In</w:t>
            </w:r>
          </w:p>
        </w:tc>
        <w:tc>
          <w:tcPr>
            <w:tcW w:w="5386" w:type="dxa"/>
          </w:tcPr>
          <w:p w:rsidR="0054729C" w:rsidRDefault="0054729C" w:rsidP="00E8646C">
            <w:r>
              <w:t xml:space="preserve">Input data to </w:t>
            </w:r>
            <w:r w:rsidR="00E8646C">
              <w:t xml:space="preserve">Configuration </w:t>
            </w:r>
            <w:r>
              <w:t>Register</w:t>
            </w:r>
          </w:p>
        </w:tc>
      </w:tr>
      <w:tr w:rsidR="0054729C" w:rsidTr="00E8646C">
        <w:tc>
          <w:tcPr>
            <w:tcW w:w="1951" w:type="dxa"/>
          </w:tcPr>
          <w:p w:rsidR="0054729C" w:rsidRDefault="0054729C" w:rsidP="00E8646C">
            <w:proofErr w:type="spellStart"/>
            <w:r>
              <w:t>reg_din_val</w:t>
            </w:r>
            <w:proofErr w:type="spellEnd"/>
          </w:p>
        </w:tc>
        <w:tc>
          <w:tcPr>
            <w:tcW w:w="1276" w:type="dxa"/>
          </w:tcPr>
          <w:p w:rsidR="0054729C" w:rsidRDefault="0054729C" w:rsidP="00E8646C">
            <w:r>
              <w:t>In</w:t>
            </w:r>
          </w:p>
        </w:tc>
        <w:tc>
          <w:tcPr>
            <w:tcW w:w="5386" w:type="dxa"/>
          </w:tcPr>
          <w:p w:rsidR="0054729C" w:rsidRDefault="0054729C" w:rsidP="00E8646C">
            <w:r>
              <w:t xml:space="preserve">Data to </w:t>
            </w:r>
            <w:r w:rsidR="00E8646C">
              <w:t>register</w:t>
            </w:r>
            <w:r>
              <w:t xml:space="preserve"> is valid (should be asserted for one clock cycle)</w:t>
            </w:r>
          </w:p>
        </w:tc>
      </w:tr>
      <w:tr w:rsidR="0054729C" w:rsidTr="00E8646C">
        <w:tc>
          <w:tcPr>
            <w:tcW w:w="1951" w:type="dxa"/>
          </w:tcPr>
          <w:p w:rsidR="0054729C" w:rsidRDefault="0054729C" w:rsidP="00E8646C">
            <w:proofErr w:type="spellStart"/>
            <w:r>
              <w:t>reg_ack</w:t>
            </w:r>
            <w:proofErr w:type="spellEnd"/>
          </w:p>
        </w:tc>
        <w:tc>
          <w:tcPr>
            <w:tcW w:w="1276" w:type="dxa"/>
          </w:tcPr>
          <w:p w:rsidR="0054729C" w:rsidRDefault="0054729C" w:rsidP="00E8646C">
            <w:r>
              <w:t>Out</w:t>
            </w:r>
          </w:p>
        </w:tc>
        <w:tc>
          <w:tcPr>
            <w:tcW w:w="5386" w:type="dxa"/>
          </w:tcPr>
          <w:p w:rsidR="0054729C" w:rsidRDefault="0054729C" w:rsidP="00E8646C">
            <w:r>
              <w:t>Register Data has been acknowledged</w:t>
            </w:r>
          </w:p>
        </w:tc>
      </w:tr>
      <w:tr w:rsidR="0054729C" w:rsidTr="00E8646C">
        <w:tc>
          <w:tcPr>
            <w:tcW w:w="1951" w:type="dxa"/>
          </w:tcPr>
          <w:p w:rsidR="0054729C" w:rsidRDefault="0054729C" w:rsidP="00E8646C">
            <w:r>
              <w:t>busy</w:t>
            </w:r>
          </w:p>
        </w:tc>
        <w:tc>
          <w:tcPr>
            <w:tcW w:w="1276" w:type="dxa"/>
          </w:tcPr>
          <w:p w:rsidR="0054729C" w:rsidRDefault="0054729C" w:rsidP="00E8646C">
            <w:r>
              <w:t>Out</w:t>
            </w:r>
          </w:p>
        </w:tc>
        <w:tc>
          <w:tcPr>
            <w:tcW w:w="5386" w:type="dxa"/>
          </w:tcPr>
          <w:p w:rsidR="0054729C" w:rsidRDefault="00E8646C" w:rsidP="00E8646C">
            <w:r>
              <w:t>SPI Slave</w:t>
            </w:r>
            <w:r w:rsidR="0054729C">
              <w:t xml:space="preserve"> is in the middle of a transaction</w:t>
            </w:r>
          </w:p>
        </w:tc>
      </w:tr>
      <w:tr w:rsidR="00E8646C" w:rsidTr="00E8646C">
        <w:tc>
          <w:tcPr>
            <w:tcW w:w="1951" w:type="dxa"/>
          </w:tcPr>
          <w:p w:rsidR="00E8646C" w:rsidRDefault="00E8646C" w:rsidP="00E8646C">
            <w:r>
              <w:t>timeout</w:t>
            </w:r>
          </w:p>
        </w:tc>
        <w:tc>
          <w:tcPr>
            <w:tcW w:w="1276" w:type="dxa"/>
          </w:tcPr>
          <w:p w:rsidR="00E8646C" w:rsidRDefault="00E8646C" w:rsidP="00E8646C">
            <w:r>
              <w:t>Out</w:t>
            </w:r>
          </w:p>
        </w:tc>
        <w:tc>
          <w:tcPr>
            <w:tcW w:w="5386" w:type="dxa"/>
          </w:tcPr>
          <w:p w:rsidR="00E8646C" w:rsidRPr="00E8646C" w:rsidRDefault="00E8646C" w:rsidP="00E8646C">
            <w:r>
              <w:t xml:space="preserve">'1' when </w:t>
            </w:r>
            <w:proofErr w:type="spellStart"/>
            <w:r>
              <w:rPr>
                <w:i/>
                <w:iCs/>
              </w:rPr>
              <w:t>spi_clk</w:t>
            </w:r>
            <w:proofErr w:type="spellEnd"/>
            <w:r>
              <w:t xml:space="preserve"> is stuck at the same value for a defined number of consecutive System Clock cycles</w:t>
            </w:r>
          </w:p>
        </w:tc>
      </w:tr>
      <w:tr w:rsidR="00E8646C" w:rsidTr="00E8646C">
        <w:tc>
          <w:tcPr>
            <w:tcW w:w="1951" w:type="dxa"/>
          </w:tcPr>
          <w:p w:rsidR="00E8646C" w:rsidRDefault="00E8646C" w:rsidP="00E8646C">
            <w:r>
              <w:t>interrupt</w:t>
            </w:r>
          </w:p>
        </w:tc>
        <w:tc>
          <w:tcPr>
            <w:tcW w:w="1276" w:type="dxa"/>
          </w:tcPr>
          <w:p w:rsidR="00E8646C" w:rsidRDefault="00E8646C" w:rsidP="00E8646C">
            <w:r>
              <w:t>Out</w:t>
            </w:r>
          </w:p>
        </w:tc>
        <w:tc>
          <w:tcPr>
            <w:tcW w:w="5386" w:type="dxa"/>
          </w:tcPr>
          <w:p w:rsidR="00E8646C" w:rsidRPr="00E8646C" w:rsidRDefault="00E8646C" w:rsidP="00E8646C">
            <w:r>
              <w:t xml:space="preserve">'1' when </w:t>
            </w:r>
            <w:proofErr w:type="spellStart"/>
            <w:r>
              <w:rPr>
                <w:i/>
                <w:iCs/>
              </w:rPr>
              <w:t>spi_ss</w:t>
            </w:r>
            <w:proofErr w:type="spellEnd"/>
            <w:r>
              <w:t xml:space="preserve"> turned NOT Active in a middle of a transaction</w:t>
            </w:r>
          </w:p>
        </w:tc>
      </w:tr>
      <w:tr w:rsidR="0054729C" w:rsidTr="00E8646C">
        <w:tc>
          <w:tcPr>
            <w:tcW w:w="1951" w:type="dxa"/>
          </w:tcPr>
          <w:p w:rsidR="0054729C" w:rsidRDefault="0054729C" w:rsidP="00E8646C">
            <w:proofErr w:type="spellStart"/>
            <w:r>
              <w:t>dout</w:t>
            </w:r>
            <w:proofErr w:type="spellEnd"/>
            <w:r>
              <w:t xml:space="preserve"> []</w:t>
            </w:r>
          </w:p>
        </w:tc>
        <w:tc>
          <w:tcPr>
            <w:tcW w:w="1276" w:type="dxa"/>
          </w:tcPr>
          <w:p w:rsidR="0054729C" w:rsidRDefault="0054729C" w:rsidP="00E8646C">
            <w:r>
              <w:t>Out</w:t>
            </w:r>
          </w:p>
        </w:tc>
        <w:tc>
          <w:tcPr>
            <w:tcW w:w="5386" w:type="dxa"/>
          </w:tcPr>
          <w:p w:rsidR="0054729C" w:rsidRDefault="0054729C" w:rsidP="00E8646C">
            <w:r>
              <w:t xml:space="preserve">Output data, which has been received from SPI </w:t>
            </w:r>
            <w:r w:rsidR="00E8646C">
              <w:t>Master</w:t>
            </w:r>
          </w:p>
        </w:tc>
      </w:tr>
      <w:tr w:rsidR="0054729C" w:rsidRPr="006E3D0B" w:rsidTr="00E8646C">
        <w:tc>
          <w:tcPr>
            <w:tcW w:w="1951" w:type="dxa"/>
          </w:tcPr>
          <w:p w:rsidR="0054729C" w:rsidRDefault="0054729C" w:rsidP="00E8646C">
            <w:proofErr w:type="spellStart"/>
            <w:r>
              <w:t>dout_valid</w:t>
            </w:r>
            <w:proofErr w:type="spellEnd"/>
          </w:p>
        </w:tc>
        <w:tc>
          <w:tcPr>
            <w:tcW w:w="1276" w:type="dxa"/>
          </w:tcPr>
          <w:p w:rsidR="0054729C" w:rsidRDefault="0054729C" w:rsidP="00E8646C">
            <w:r>
              <w:t>Out</w:t>
            </w:r>
          </w:p>
        </w:tc>
        <w:tc>
          <w:tcPr>
            <w:tcW w:w="5386" w:type="dxa"/>
          </w:tcPr>
          <w:p w:rsidR="0054729C" w:rsidRPr="006E3D0B" w:rsidRDefault="0054729C" w:rsidP="00993557">
            <w:pPr>
              <w:keepNext/>
            </w:pPr>
            <w:r>
              <w:t xml:space="preserve">Asserted when </w:t>
            </w:r>
            <w:proofErr w:type="spellStart"/>
            <w:r>
              <w:rPr>
                <w:i/>
                <w:iCs/>
              </w:rPr>
              <w:t>dout</w:t>
            </w:r>
            <w:proofErr w:type="spellEnd"/>
            <w:r>
              <w:t xml:space="preserve"> is valid</w:t>
            </w:r>
          </w:p>
        </w:tc>
      </w:tr>
    </w:tbl>
    <w:p w:rsidR="00993557" w:rsidRDefault="00993557" w:rsidP="00993557">
      <w:pPr>
        <w:pStyle w:val="Caption"/>
        <w:bidi w:val="0"/>
        <w:jc w:val="center"/>
      </w:pPr>
      <w:bookmarkStart w:id="632" w:name="_Toc311187429"/>
      <w:r>
        <w:t xml:space="preserve">Table </w:t>
      </w:r>
      <w:fldSimple w:instr=" SEQ Table \* ARABIC ">
        <w:r w:rsidR="00F91CFC">
          <w:rPr>
            <w:noProof/>
          </w:rPr>
          <w:t>3</w:t>
        </w:r>
      </w:fldSimple>
      <w:r>
        <w:rPr>
          <w:noProof/>
        </w:rPr>
        <w:t xml:space="preserve"> - SPI Slave Pinout Description</w:t>
      </w:r>
      <w:bookmarkEnd w:id="632"/>
    </w:p>
    <w:p w:rsidR="0009423A" w:rsidRPr="0009423A" w:rsidRDefault="0009423A" w:rsidP="0009423A"/>
    <w:p w:rsidR="00641155" w:rsidRDefault="00D278D3" w:rsidP="00641155">
      <w:pPr>
        <w:pStyle w:val="Heading3"/>
      </w:pPr>
      <w:bookmarkStart w:id="633" w:name="_Toc311187383"/>
      <w:r>
        <w:lastRenderedPageBreak/>
        <w:t>2.3.3</w:t>
      </w:r>
      <w:r w:rsidR="00641155">
        <w:t xml:space="preserve"> Generic Parameters</w:t>
      </w:r>
      <w:bookmarkEnd w:id="633"/>
    </w:p>
    <w:p w:rsidR="00E8646C" w:rsidRPr="00E8646C" w:rsidRDefault="00E8646C" w:rsidP="00E864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1251"/>
        <w:gridCol w:w="4895"/>
      </w:tblGrid>
      <w:tr w:rsidR="00E8646C" w:rsidRPr="00190542" w:rsidTr="00E8646C">
        <w:trPr>
          <w:tblHeader/>
        </w:trPr>
        <w:tc>
          <w:tcPr>
            <w:tcW w:w="2376" w:type="dxa"/>
            <w:shd w:val="solid" w:color="auto" w:fill="auto"/>
          </w:tcPr>
          <w:p w:rsidR="00E8646C" w:rsidRPr="00190542" w:rsidRDefault="00E8646C" w:rsidP="00E8646C">
            <w:r>
              <w:t>Generic Parameter</w:t>
            </w:r>
          </w:p>
        </w:tc>
        <w:tc>
          <w:tcPr>
            <w:tcW w:w="1251" w:type="dxa"/>
            <w:shd w:val="solid" w:color="auto" w:fill="auto"/>
          </w:tcPr>
          <w:p w:rsidR="00E8646C" w:rsidRPr="00190542" w:rsidRDefault="00E8646C" w:rsidP="00E8646C">
            <w:pPr>
              <w:jc w:val="center"/>
            </w:pPr>
            <w:r>
              <w:t>Default Value</w:t>
            </w:r>
          </w:p>
        </w:tc>
        <w:tc>
          <w:tcPr>
            <w:tcW w:w="4895" w:type="dxa"/>
            <w:shd w:val="solid" w:color="auto" w:fill="auto"/>
          </w:tcPr>
          <w:p w:rsidR="00E8646C" w:rsidRPr="00190542" w:rsidRDefault="00E8646C" w:rsidP="00E8646C">
            <w:r w:rsidRPr="00190542">
              <w:t>Description</w:t>
            </w:r>
          </w:p>
        </w:tc>
      </w:tr>
      <w:tr w:rsidR="00E8646C" w:rsidRPr="00190542" w:rsidTr="00E8646C">
        <w:tc>
          <w:tcPr>
            <w:tcW w:w="2376" w:type="dxa"/>
          </w:tcPr>
          <w:p w:rsidR="00E8646C" w:rsidRPr="00DB66AB" w:rsidRDefault="00E8646C" w:rsidP="00E8646C">
            <w:pPr>
              <w:rPr>
                <w:b/>
                <w:bCs/>
              </w:rPr>
            </w:pPr>
            <w:proofErr w:type="spellStart"/>
            <w:r w:rsidRPr="00DB66AB">
              <w:rPr>
                <w:b/>
                <w:bCs/>
              </w:rPr>
              <w:t>reset_polartiy_g</w:t>
            </w:r>
            <w:proofErr w:type="spellEnd"/>
          </w:p>
        </w:tc>
        <w:tc>
          <w:tcPr>
            <w:tcW w:w="1251" w:type="dxa"/>
          </w:tcPr>
          <w:p w:rsidR="00E8646C" w:rsidRPr="00190542" w:rsidRDefault="00E8646C" w:rsidP="00E8646C">
            <w:r>
              <w:t>'0'</w:t>
            </w:r>
          </w:p>
        </w:tc>
        <w:tc>
          <w:tcPr>
            <w:tcW w:w="4895" w:type="dxa"/>
          </w:tcPr>
          <w:p w:rsidR="00E8646C" w:rsidRPr="00190542" w:rsidRDefault="00E8646C" w:rsidP="00E8646C">
            <w:r>
              <w:t>Reset is active in this polarity</w:t>
            </w:r>
          </w:p>
        </w:tc>
      </w:tr>
      <w:tr w:rsidR="00E8646C" w:rsidTr="00E8646C">
        <w:tc>
          <w:tcPr>
            <w:tcW w:w="2376" w:type="dxa"/>
          </w:tcPr>
          <w:p w:rsidR="00E8646C" w:rsidRPr="00DB66AB" w:rsidRDefault="00E8646C" w:rsidP="00E8646C">
            <w:pPr>
              <w:rPr>
                <w:b/>
                <w:bCs/>
              </w:rPr>
            </w:pPr>
            <w:proofErr w:type="spellStart"/>
            <w:r w:rsidRPr="00DB66AB">
              <w:rPr>
                <w:b/>
                <w:bCs/>
              </w:rPr>
              <w:t>ss_polarity_g</w:t>
            </w:r>
            <w:proofErr w:type="spellEnd"/>
          </w:p>
        </w:tc>
        <w:tc>
          <w:tcPr>
            <w:tcW w:w="1251" w:type="dxa"/>
          </w:tcPr>
          <w:p w:rsidR="00E8646C" w:rsidRDefault="00E8646C" w:rsidP="00E8646C">
            <w:r>
              <w:t>'0'</w:t>
            </w:r>
          </w:p>
        </w:tc>
        <w:tc>
          <w:tcPr>
            <w:tcW w:w="4895" w:type="dxa"/>
          </w:tcPr>
          <w:p w:rsidR="00E8646C" w:rsidRDefault="00E8646C" w:rsidP="00E8646C">
            <w:r>
              <w:t>Slave select is active at this value</w:t>
            </w:r>
          </w:p>
        </w:tc>
      </w:tr>
      <w:tr w:rsidR="00E8646C" w:rsidTr="00E8646C">
        <w:tc>
          <w:tcPr>
            <w:tcW w:w="2376" w:type="dxa"/>
          </w:tcPr>
          <w:p w:rsidR="00E8646C" w:rsidRPr="00DB66AB" w:rsidRDefault="00E8646C" w:rsidP="00E8646C">
            <w:pPr>
              <w:rPr>
                <w:b/>
                <w:bCs/>
              </w:rPr>
            </w:pPr>
            <w:proofErr w:type="spellStart"/>
            <w:r w:rsidRPr="00DB66AB">
              <w:rPr>
                <w:b/>
                <w:bCs/>
              </w:rPr>
              <w:t>data_width_g</w:t>
            </w:r>
            <w:proofErr w:type="spellEnd"/>
          </w:p>
        </w:tc>
        <w:tc>
          <w:tcPr>
            <w:tcW w:w="1251" w:type="dxa"/>
          </w:tcPr>
          <w:p w:rsidR="00E8646C" w:rsidRDefault="00E8646C" w:rsidP="00E8646C">
            <w:r>
              <w:t>8</w:t>
            </w:r>
          </w:p>
        </w:tc>
        <w:tc>
          <w:tcPr>
            <w:tcW w:w="4895" w:type="dxa"/>
          </w:tcPr>
          <w:p w:rsidR="00E8646C" w:rsidRDefault="00204484" w:rsidP="00E8646C">
            <w:r>
              <w:t xml:space="preserve">Width in bits of a basic data word (Determines the size of Input / Output Shift Registers) </w:t>
            </w:r>
          </w:p>
        </w:tc>
      </w:tr>
      <w:tr w:rsidR="00E8646C" w:rsidTr="00E8646C">
        <w:tc>
          <w:tcPr>
            <w:tcW w:w="2376" w:type="dxa"/>
          </w:tcPr>
          <w:p w:rsidR="00E8646C" w:rsidRPr="006E3D0B" w:rsidRDefault="00E8646C" w:rsidP="00E8646C">
            <w:proofErr w:type="spellStart"/>
            <w:r w:rsidRPr="006E3D0B">
              <w:t>reg_width_g</w:t>
            </w:r>
            <w:proofErr w:type="spellEnd"/>
          </w:p>
        </w:tc>
        <w:tc>
          <w:tcPr>
            <w:tcW w:w="1251" w:type="dxa"/>
          </w:tcPr>
          <w:p w:rsidR="00E8646C" w:rsidRDefault="00E8646C" w:rsidP="00E8646C">
            <w:r>
              <w:t>8</w:t>
            </w:r>
          </w:p>
        </w:tc>
        <w:tc>
          <w:tcPr>
            <w:tcW w:w="4895" w:type="dxa"/>
          </w:tcPr>
          <w:p w:rsidR="00E8646C" w:rsidRDefault="00E8646C" w:rsidP="00E8646C">
            <w:r w:rsidRPr="006E3D0B">
              <w:t>Numb</w:t>
            </w:r>
            <w:r w:rsidR="00204484">
              <w:t>er of bits in SPI Configuration</w:t>
            </w:r>
            <w:r w:rsidRPr="006E3D0B">
              <w:t xml:space="preserve"> Register</w:t>
            </w:r>
          </w:p>
        </w:tc>
      </w:tr>
      <w:tr w:rsidR="00E8646C" w:rsidRPr="006E3D0B" w:rsidTr="00E8646C">
        <w:tc>
          <w:tcPr>
            <w:tcW w:w="2376" w:type="dxa"/>
          </w:tcPr>
          <w:p w:rsidR="00E8646C" w:rsidRPr="006E3D0B" w:rsidRDefault="00E8646C" w:rsidP="00204484">
            <w:proofErr w:type="spellStart"/>
            <w:r w:rsidRPr="006E3D0B">
              <w:t>dval_</w:t>
            </w:r>
            <w:r w:rsidR="00204484">
              <w:t>cpha_g</w:t>
            </w:r>
            <w:proofErr w:type="spellEnd"/>
          </w:p>
        </w:tc>
        <w:tc>
          <w:tcPr>
            <w:tcW w:w="1251" w:type="dxa"/>
          </w:tcPr>
          <w:p w:rsidR="00E8646C" w:rsidRDefault="00204484" w:rsidP="00E8646C">
            <w:r>
              <w:t>'</w:t>
            </w:r>
            <w:r w:rsidR="00E8646C">
              <w:t>0</w:t>
            </w:r>
            <w:r>
              <w:t>'</w:t>
            </w:r>
          </w:p>
        </w:tc>
        <w:tc>
          <w:tcPr>
            <w:tcW w:w="4895" w:type="dxa"/>
          </w:tcPr>
          <w:p w:rsidR="00E8646C" w:rsidRPr="006E3D0B" w:rsidRDefault="00E8646C" w:rsidP="00204484">
            <w:r w:rsidRPr="006E3D0B">
              <w:t xml:space="preserve">Default (initial) value of </w:t>
            </w:r>
            <w:r w:rsidR="00204484">
              <w:t>CPHA</w:t>
            </w:r>
          </w:p>
        </w:tc>
      </w:tr>
      <w:tr w:rsidR="00E8646C" w:rsidRPr="006E3D0B" w:rsidTr="00E8646C">
        <w:tc>
          <w:tcPr>
            <w:tcW w:w="2376" w:type="dxa"/>
          </w:tcPr>
          <w:p w:rsidR="00E8646C" w:rsidRPr="006E3D0B" w:rsidRDefault="00204484" w:rsidP="00E8646C">
            <w:proofErr w:type="spellStart"/>
            <w:r>
              <w:t>dval_cpol_g</w:t>
            </w:r>
            <w:proofErr w:type="spellEnd"/>
          </w:p>
        </w:tc>
        <w:tc>
          <w:tcPr>
            <w:tcW w:w="1251" w:type="dxa"/>
          </w:tcPr>
          <w:p w:rsidR="00E8646C" w:rsidRDefault="00204484" w:rsidP="00E8646C">
            <w:r>
              <w:t>'0'</w:t>
            </w:r>
          </w:p>
        </w:tc>
        <w:tc>
          <w:tcPr>
            <w:tcW w:w="4895" w:type="dxa"/>
          </w:tcPr>
          <w:p w:rsidR="00E8646C" w:rsidRPr="006E3D0B" w:rsidRDefault="00E8646C" w:rsidP="00204484">
            <w:r w:rsidRPr="006E3D0B">
              <w:t xml:space="preserve">Default (initial) value of </w:t>
            </w:r>
            <w:r w:rsidR="00204484">
              <w:t>CPOL</w:t>
            </w:r>
          </w:p>
        </w:tc>
      </w:tr>
      <w:tr w:rsidR="00E8646C" w:rsidRPr="006E3D0B" w:rsidTr="00E8646C">
        <w:tc>
          <w:tcPr>
            <w:tcW w:w="2376" w:type="dxa"/>
          </w:tcPr>
          <w:p w:rsidR="00E8646C" w:rsidRPr="00DB66AB" w:rsidRDefault="00E8646C" w:rsidP="00E8646C">
            <w:pPr>
              <w:rPr>
                <w:b/>
                <w:bCs/>
              </w:rPr>
            </w:pPr>
            <w:proofErr w:type="spellStart"/>
            <w:r w:rsidRPr="00DB66AB">
              <w:rPr>
                <w:b/>
                <w:bCs/>
              </w:rPr>
              <w:t>first_dat_lsb</w:t>
            </w:r>
            <w:proofErr w:type="spellEnd"/>
          </w:p>
        </w:tc>
        <w:tc>
          <w:tcPr>
            <w:tcW w:w="1251" w:type="dxa"/>
          </w:tcPr>
          <w:p w:rsidR="00E8646C" w:rsidRDefault="00E8646C" w:rsidP="00E8646C">
            <w:r>
              <w:t>true</w:t>
            </w:r>
          </w:p>
        </w:tc>
        <w:tc>
          <w:tcPr>
            <w:tcW w:w="4895" w:type="dxa"/>
          </w:tcPr>
          <w:p w:rsidR="00E8646C" w:rsidRPr="006E3D0B" w:rsidRDefault="00E8646C" w:rsidP="00E8646C">
            <w:pPr>
              <w:keepNext/>
            </w:pPr>
            <w:r w:rsidRPr="006E3D0B">
              <w:t>TRUE: Transmit and Receive LSB first.</w:t>
            </w:r>
            <w:r w:rsidR="00204484">
              <w:t xml:space="preserve"> </w:t>
            </w:r>
            <w:r w:rsidRPr="006E3D0B">
              <w:t xml:space="preserve"> FALSE - MSB first</w:t>
            </w:r>
          </w:p>
        </w:tc>
      </w:tr>
      <w:tr w:rsidR="00204484" w:rsidRPr="006E3D0B" w:rsidTr="00E8646C">
        <w:tc>
          <w:tcPr>
            <w:tcW w:w="2376" w:type="dxa"/>
          </w:tcPr>
          <w:p w:rsidR="00204484" w:rsidRPr="006E3D0B" w:rsidRDefault="00204484" w:rsidP="00E8646C">
            <w:proofErr w:type="spellStart"/>
            <w:r>
              <w:t>default_sat_g</w:t>
            </w:r>
            <w:proofErr w:type="spellEnd"/>
          </w:p>
        </w:tc>
        <w:tc>
          <w:tcPr>
            <w:tcW w:w="1251" w:type="dxa"/>
          </w:tcPr>
          <w:p w:rsidR="00204484" w:rsidRDefault="00204484" w:rsidP="00E8646C">
            <w:r>
              <w:t>0</w:t>
            </w:r>
          </w:p>
        </w:tc>
        <w:tc>
          <w:tcPr>
            <w:tcW w:w="4895" w:type="dxa"/>
          </w:tcPr>
          <w:p w:rsidR="00204484" w:rsidRPr="006E3D0B" w:rsidRDefault="00204484" w:rsidP="00E8646C">
            <w:pPr>
              <w:keepNext/>
            </w:pPr>
            <w:r>
              <w:t>Default data transmitted to SPI Master when the FIFO is empty</w:t>
            </w:r>
          </w:p>
        </w:tc>
      </w:tr>
      <w:tr w:rsidR="00204484" w:rsidRPr="006E3D0B" w:rsidTr="00E8646C">
        <w:tc>
          <w:tcPr>
            <w:tcW w:w="2376" w:type="dxa"/>
          </w:tcPr>
          <w:p w:rsidR="00204484" w:rsidRPr="006E3D0B" w:rsidRDefault="00204484" w:rsidP="00E8646C">
            <w:proofErr w:type="spellStart"/>
            <w:r>
              <w:t>spi_timeout_g</w:t>
            </w:r>
            <w:proofErr w:type="spellEnd"/>
          </w:p>
        </w:tc>
        <w:tc>
          <w:tcPr>
            <w:tcW w:w="1251" w:type="dxa"/>
          </w:tcPr>
          <w:p w:rsidR="00204484" w:rsidRDefault="00204484" w:rsidP="00E8646C">
            <w:r>
              <w:t>0x"020"</w:t>
            </w:r>
          </w:p>
        </w:tc>
        <w:tc>
          <w:tcPr>
            <w:tcW w:w="4895" w:type="dxa"/>
          </w:tcPr>
          <w:p w:rsidR="00204484" w:rsidRPr="00204484" w:rsidRDefault="00204484" w:rsidP="00204484">
            <w:pPr>
              <w:keepNext/>
            </w:pPr>
            <w:r>
              <w:t xml:space="preserve">The number of System Clock cycles without </w:t>
            </w:r>
            <w:proofErr w:type="spellStart"/>
            <w:r w:rsidRPr="00204484">
              <w:rPr>
                <w:i/>
                <w:iCs/>
              </w:rPr>
              <w:t>spi_clk</w:t>
            </w:r>
            <w:proofErr w:type="spellEnd"/>
            <w:r>
              <w:t xml:space="preserve"> toggle that causes the activation of </w:t>
            </w:r>
            <w:r>
              <w:rPr>
                <w:i/>
                <w:iCs/>
              </w:rPr>
              <w:t>timeout</w:t>
            </w:r>
            <w:r>
              <w:t xml:space="preserve"> signal</w:t>
            </w:r>
          </w:p>
        </w:tc>
      </w:tr>
      <w:tr w:rsidR="00204484" w:rsidRPr="006E3D0B" w:rsidTr="00E8646C">
        <w:tc>
          <w:tcPr>
            <w:tcW w:w="2376" w:type="dxa"/>
          </w:tcPr>
          <w:p w:rsidR="00204484" w:rsidRPr="006E3D0B" w:rsidRDefault="00204484" w:rsidP="00E8646C">
            <w:proofErr w:type="spellStart"/>
            <w:r>
              <w:t>timeout_en_g</w:t>
            </w:r>
            <w:proofErr w:type="spellEnd"/>
          </w:p>
        </w:tc>
        <w:tc>
          <w:tcPr>
            <w:tcW w:w="1251" w:type="dxa"/>
          </w:tcPr>
          <w:p w:rsidR="00204484" w:rsidRDefault="00204484" w:rsidP="00E8646C">
            <w:r>
              <w:t>'1'</w:t>
            </w:r>
          </w:p>
        </w:tc>
        <w:tc>
          <w:tcPr>
            <w:tcW w:w="4895" w:type="dxa"/>
          </w:tcPr>
          <w:p w:rsidR="00204484" w:rsidRPr="006E3D0B" w:rsidRDefault="00204484" w:rsidP="00E8646C">
            <w:pPr>
              <w:keepNext/>
            </w:pPr>
            <w:r>
              <w:t>If '1' timeout is enabled, else disabled</w:t>
            </w:r>
          </w:p>
        </w:tc>
      </w:tr>
      <w:tr w:rsidR="00204484" w:rsidRPr="006E3D0B" w:rsidTr="00E8646C">
        <w:tc>
          <w:tcPr>
            <w:tcW w:w="2376" w:type="dxa"/>
          </w:tcPr>
          <w:p w:rsidR="00204484" w:rsidRPr="006E3D0B" w:rsidRDefault="00204484" w:rsidP="00E8646C">
            <w:proofErr w:type="spellStart"/>
            <w:r>
              <w:t>dval_miso_g</w:t>
            </w:r>
            <w:proofErr w:type="spellEnd"/>
          </w:p>
        </w:tc>
        <w:tc>
          <w:tcPr>
            <w:tcW w:w="1251" w:type="dxa"/>
          </w:tcPr>
          <w:p w:rsidR="00204484" w:rsidRDefault="00204484" w:rsidP="00E8646C">
            <w:r>
              <w:t>'0'</w:t>
            </w:r>
          </w:p>
        </w:tc>
        <w:tc>
          <w:tcPr>
            <w:tcW w:w="4895" w:type="dxa"/>
          </w:tcPr>
          <w:p w:rsidR="00204484" w:rsidRPr="00204484" w:rsidRDefault="00204484" w:rsidP="00993557">
            <w:pPr>
              <w:keepNext/>
            </w:pPr>
            <w:r>
              <w:t xml:space="preserve">Default value of </w:t>
            </w:r>
            <w:proofErr w:type="spellStart"/>
            <w:r>
              <w:rPr>
                <w:i/>
                <w:iCs/>
              </w:rPr>
              <w:t>spi_miso</w:t>
            </w:r>
            <w:proofErr w:type="spellEnd"/>
            <w:r w:rsidR="005D23E2">
              <w:t xml:space="preserve"> internal signal</w:t>
            </w:r>
          </w:p>
        </w:tc>
      </w:tr>
    </w:tbl>
    <w:p w:rsidR="00641155" w:rsidRDefault="00993557" w:rsidP="00993557">
      <w:pPr>
        <w:pStyle w:val="Caption"/>
        <w:bidi w:val="0"/>
        <w:jc w:val="center"/>
      </w:pPr>
      <w:bookmarkStart w:id="634" w:name="_Toc311187430"/>
      <w:r>
        <w:t xml:space="preserve">Table </w:t>
      </w:r>
      <w:fldSimple w:instr=" SEQ Table \* ARABIC ">
        <w:r w:rsidR="00F91CFC">
          <w:rPr>
            <w:noProof/>
          </w:rPr>
          <w:t>4</w:t>
        </w:r>
      </w:fldSimple>
      <w:r>
        <w:rPr>
          <w:noProof/>
        </w:rPr>
        <w:t xml:space="preserve"> - SPI Slave Generic Parameters</w:t>
      </w:r>
      <w:bookmarkEnd w:id="634"/>
    </w:p>
    <w:p w:rsidR="00DB66AB" w:rsidRDefault="00DB66AB" w:rsidP="00DB66AB">
      <w:r>
        <w:rPr>
          <w:b/>
          <w:bCs/>
        </w:rPr>
        <w:t xml:space="preserve">NOTE: </w:t>
      </w:r>
      <w:r>
        <w:t>The highlighted generic parameters must be assigned the same values in both SPI Master and SPI Slave cores.</w:t>
      </w:r>
    </w:p>
    <w:p w:rsidR="00641155" w:rsidRDefault="00D278D3" w:rsidP="00641155">
      <w:pPr>
        <w:pStyle w:val="Heading3"/>
      </w:pPr>
      <w:bookmarkStart w:id="635" w:name="_Toc311187384"/>
      <w:r>
        <w:t>2.3.4</w:t>
      </w:r>
      <w:r w:rsidR="00641155">
        <w:t xml:space="preserve"> Resources</w:t>
      </w:r>
      <w:bookmarkEnd w:id="635"/>
    </w:p>
    <w:p w:rsidR="005D23E2" w:rsidRDefault="005D23E2" w:rsidP="005D23E2">
      <w:r>
        <w:t xml:space="preserve">Required resources, when synthesizing, using </w:t>
      </w:r>
      <w:proofErr w:type="spellStart"/>
      <w:r>
        <w:t>Synplify</w:t>
      </w:r>
      <w:proofErr w:type="spellEnd"/>
      <w:r>
        <w:t xml:space="preserve">, for </w:t>
      </w:r>
      <w:proofErr w:type="spellStart"/>
      <w:r>
        <w:t>Altera's</w:t>
      </w:r>
      <w:proofErr w:type="spellEnd"/>
      <w:r>
        <w:t xml:space="preserve"> </w:t>
      </w:r>
      <w:proofErr w:type="spellStart"/>
      <w:r>
        <w:t>Cyclon</w:t>
      </w:r>
      <w:proofErr w:type="spellEnd"/>
      <w:r>
        <w:t xml:space="preserve"> II FPGA:</w:t>
      </w:r>
    </w:p>
    <w:p w:rsidR="005D23E2" w:rsidRDefault="005D23E2" w:rsidP="005D23E2">
      <w:pPr>
        <w:pStyle w:val="ListParagraph"/>
        <w:numPr>
          <w:ilvl w:val="0"/>
          <w:numId w:val="10"/>
        </w:numPr>
        <w:spacing w:after="200" w:line="276" w:lineRule="auto"/>
        <w:ind w:left="284" w:hanging="284"/>
      </w:pPr>
      <w:r>
        <w:t>Total combinational functions: </w:t>
      </w:r>
      <w:r>
        <w:tab/>
        <w:t xml:space="preserve">116  </w:t>
      </w:r>
    </w:p>
    <w:p w:rsidR="005D23E2" w:rsidRDefault="005D23E2" w:rsidP="005D23E2">
      <w:pPr>
        <w:pStyle w:val="ListParagraph"/>
        <w:numPr>
          <w:ilvl w:val="0"/>
          <w:numId w:val="10"/>
        </w:numPr>
        <w:spacing w:after="200" w:line="276" w:lineRule="auto"/>
        <w:ind w:left="284" w:hanging="284"/>
      </w:pPr>
      <w:r>
        <w:t>Logic element usage by number of inputs:</w:t>
      </w:r>
    </w:p>
    <w:p w:rsidR="005D23E2" w:rsidRDefault="005D23E2" w:rsidP="005D23E2">
      <w:pPr>
        <w:pStyle w:val="ListParagraph"/>
        <w:numPr>
          <w:ilvl w:val="1"/>
          <w:numId w:val="10"/>
        </w:numPr>
        <w:spacing w:after="200" w:line="276" w:lineRule="auto"/>
        <w:ind w:left="284" w:firstLine="0"/>
      </w:pPr>
      <w:r>
        <w:t>4 input functions:</w:t>
      </w:r>
      <w:r>
        <w:tab/>
        <w:t xml:space="preserve">75 </w:t>
      </w:r>
    </w:p>
    <w:p w:rsidR="005D23E2" w:rsidRDefault="005D23E2" w:rsidP="005D23E2">
      <w:pPr>
        <w:pStyle w:val="ListParagraph"/>
        <w:numPr>
          <w:ilvl w:val="1"/>
          <w:numId w:val="10"/>
        </w:numPr>
        <w:spacing w:after="200" w:line="276" w:lineRule="auto"/>
        <w:ind w:left="284" w:firstLine="0"/>
      </w:pPr>
      <w:r>
        <w:t>3 input functions:</w:t>
      </w:r>
      <w:r>
        <w:tab/>
        <w:t xml:space="preserve">20 </w:t>
      </w:r>
    </w:p>
    <w:p w:rsidR="005D23E2" w:rsidRDefault="005D23E2" w:rsidP="005D23E2">
      <w:pPr>
        <w:pStyle w:val="ListParagraph"/>
        <w:numPr>
          <w:ilvl w:val="1"/>
          <w:numId w:val="10"/>
        </w:numPr>
        <w:spacing w:after="200" w:line="276" w:lineRule="auto"/>
        <w:ind w:left="284" w:firstLine="0"/>
      </w:pPr>
      <w:r>
        <w:t>[=2 input functions:</w:t>
      </w:r>
      <w:r>
        <w:tab/>
        <w:t xml:space="preserve">21 </w:t>
      </w:r>
    </w:p>
    <w:p w:rsidR="005D23E2" w:rsidRDefault="005D23E2" w:rsidP="005D23E2">
      <w:pPr>
        <w:pStyle w:val="ListParagraph"/>
        <w:numPr>
          <w:ilvl w:val="0"/>
          <w:numId w:val="10"/>
        </w:numPr>
        <w:spacing w:after="200" w:line="276" w:lineRule="auto"/>
        <w:ind w:left="284" w:hanging="284"/>
      </w:pPr>
      <w:r>
        <w:t xml:space="preserve">Logic elements by mode: </w:t>
      </w:r>
    </w:p>
    <w:p w:rsidR="005D23E2" w:rsidRDefault="005D23E2" w:rsidP="005D23E2">
      <w:pPr>
        <w:pStyle w:val="ListParagraph"/>
        <w:numPr>
          <w:ilvl w:val="1"/>
          <w:numId w:val="10"/>
        </w:numPr>
        <w:spacing w:after="200" w:line="276" w:lineRule="auto"/>
        <w:ind w:left="284" w:firstLine="0"/>
      </w:pPr>
      <w:r>
        <w:t>Normal mode:            </w:t>
      </w:r>
      <w:r>
        <w:tab/>
        <w:t>100</w:t>
      </w:r>
    </w:p>
    <w:p w:rsidR="005D23E2" w:rsidRDefault="005D23E2" w:rsidP="005D23E2">
      <w:pPr>
        <w:pStyle w:val="ListParagraph"/>
        <w:numPr>
          <w:ilvl w:val="1"/>
          <w:numId w:val="10"/>
        </w:numPr>
        <w:spacing w:after="200" w:line="276" w:lineRule="auto"/>
        <w:ind w:left="284" w:firstLine="0"/>
      </w:pPr>
      <w:r>
        <w:t>Arithmetic mode:</w:t>
      </w:r>
      <w:r>
        <w:tab/>
        <w:t>16</w:t>
      </w:r>
    </w:p>
    <w:p w:rsidR="005D23E2" w:rsidRDefault="005D23E2" w:rsidP="005D23E2">
      <w:pPr>
        <w:pStyle w:val="ListParagraph"/>
        <w:numPr>
          <w:ilvl w:val="0"/>
          <w:numId w:val="10"/>
        </w:numPr>
        <w:spacing w:after="200" w:line="276" w:lineRule="auto"/>
        <w:ind w:left="284" w:hanging="284"/>
      </w:pPr>
      <w:r>
        <w:t>Total registers:</w:t>
      </w:r>
      <w:r>
        <w:tab/>
      </w:r>
      <w:r>
        <w:tab/>
        <w:t>61</w:t>
      </w:r>
    </w:p>
    <w:p w:rsidR="005D23E2" w:rsidRDefault="005D23E2" w:rsidP="005D23E2">
      <w:pPr>
        <w:pStyle w:val="ListParagraph"/>
        <w:numPr>
          <w:ilvl w:val="0"/>
          <w:numId w:val="10"/>
        </w:numPr>
        <w:spacing w:after="200" w:line="276" w:lineRule="auto"/>
        <w:ind w:left="284" w:hanging="284"/>
      </w:pPr>
      <w:r>
        <w:t>I/O pins:</w:t>
      </w:r>
      <w:r>
        <w:tab/>
      </w:r>
      <w:r>
        <w:tab/>
      </w:r>
      <w:r>
        <w:tab/>
        <w:t>39</w:t>
      </w:r>
    </w:p>
    <w:p w:rsidR="005D23E2" w:rsidRDefault="005D23E2" w:rsidP="005D23E2">
      <w:r>
        <w:rPr>
          <w:b/>
          <w:bCs/>
        </w:rPr>
        <w:t>Maximum Working Frequency</w:t>
      </w:r>
      <w:r>
        <w:t>:  219.7MHz</w:t>
      </w:r>
    </w:p>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Pr="00766B6B" w:rsidRDefault="0009423A" w:rsidP="005D23E2"/>
    <w:p w:rsidR="00641155" w:rsidRDefault="005D23E2" w:rsidP="005D23E2">
      <w:pPr>
        <w:pStyle w:val="Heading2"/>
      </w:pPr>
      <w:bookmarkStart w:id="636" w:name="_Toc311187385"/>
      <w:r>
        <w:lastRenderedPageBreak/>
        <w:t>2.4 SPI Slave</w:t>
      </w:r>
      <w:r w:rsidR="00641155">
        <w:t xml:space="preserve"> Waveforms</w:t>
      </w:r>
      <w:bookmarkEnd w:id="636"/>
    </w:p>
    <w:p w:rsidR="00866473" w:rsidRDefault="00C577AD" w:rsidP="00882E33">
      <w:pPr>
        <w:pStyle w:val="Heading3"/>
      </w:pPr>
      <w:bookmarkStart w:id="637" w:name="_Toc311187386"/>
      <w:r>
        <w:t>2.4.1 Single Transaction</w:t>
      </w:r>
      <w:bookmarkEnd w:id="637"/>
    </w:p>
    <w:p w:rsidR="00882E33" w:rsidRDefault="00D85E30" w:rsidP="00D85E30">
      <w:pPr>
        <w:keepNext/>
      </w:pPr>
      <w:r w:rsidRPr="00D85E30">
        <w:rPr>
          <w:noProof/>
        </w:rPr>
        <w:drawing>
          <wp:inline distT="0" distB="0" distL="0" distR="0">
            <wp:extent cx="5274310" cy="4579620"/>
            <wp:effectExtent l="19050" t="0" r="2540" b="0"/>
            <wp:docPr id="16" name="אובייקט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515726" cy="7096632"/>
                      <a:chOff x="-1185863" y="-142886"/>
                      <a:chExt cx="11515726" cy="7096632"/>
                    </a:xfrm>
                  </a:grpSpPr>
                  <a:pic>
                    <a:nvPicPr>
                      <a:cNvPr id="2051" name="Picture 3"/>
                      <a:cNvPicPr>
                        <a:picLocks noChangeAspect="1" noChangeArrowheads="1"/>
                      </a:cNvPicPr>
                    </a:nvPicPr>
                    <a:blipFill>
                      <a:blip r:embed="rId24"/>
                      <a:srcRect/>
                      <a:stretch>
                        <a:fillRect/>
                      </a:stretch>
                    </a:blipFill>
                    <a:spPr bwMode="auto">
                      <a:xfrm>
                        <a:off x="-1185863" y="695325"/>
                        <a:ext cx="11515726" cy="5467350"/>
                      </a:xfrm>
                      <a:prstGeom prst="rect">
                        <a:avLst/>
                      </a:prstGeom>
                      <a:noFill/>
                      <a:ln w="9525">
                        <a:noFill/>
                        <a:miter lim="800000"/>
                        <a:headEnd/>
                        <a:tailEnd/>
                      </a:ln>
                      <a:effectLst/>
                    </a:spPr>
                  </a:pic>
                  <a:sp>
                    <a:nvSpPr>
                      <a:cNvPr id="31" name="TextBox 30"/>
                      <a:cNvSpPr txBox="1"/>
                    </a:nvSpPr>
                    <a:spPr>
                      <a:xfrm>
                        <a:off x="2357422" y="6215082"/>
                        <a:ext cx="1736437" cy="738664"/>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b="1" u="sng" dirty="0" smtClean="0">
                              <a:solidFill>
                                <a:schemeClr val="tx1"/>
                              </a:solidFill>
                            </a:rPr>
                            <a:t>FIFO</a:t>
                          </a:r>
                          <a:r>
                            <a:rPr lang="en-US" sz="1400" dirty="0" smtClean="0">
                              <a:solidFill>
                                <a:schemeClr val="tx1"/>
                              </a:solidFill>
                            </a:rPr>
                            <a:t>: </a:t>
                          </a:r>
                        </a:p>
                        <a:p>
                          <a:pPr marL="342900" indent="-342900" algn="l" rtl="0">
                            <a:buFont typeface="+mj-lt"/>
                            <a:buAutoNum type="alphaLcPeriod"/>
                          </a:pPr>
                          <a:r>
                            <a:rPr lang="en-US" sz="1400" dirty="0" smtClean="0">
                              <a:solidFill>
                                <a:schemeClr val="tx1"/>
                              </a:solidFill>
                            </a:rPr>
                            <a:t>Request for data</a:t>
                          </a:r>
                        </a:p>
                        <a:p>
                          <a:pPr marL="342900" indent="-342900" algn="l" rtl="0">
                            <a:buAutoNum type="alphaLcPeriod"/>
                          </a:pPr>
                          <a:r>
                            <a:rPr lang="en-US" sz="1400" dirty="0" smtClean="0">
                              <a:solidFill>
                                <a:schemeClr val="tx1"/>
                              </a:solidFill>
                            </a:rPr>
                            <a:t>Data is Valid</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 name="TextBox 5"/>
                      <a:cNvSpPr txBox="1"/>
                    </a:nvSpPr>
                    <a:spPr>
                      <a:xfrm>
                        <a:off x="285720" y="142852"/>
                        <a:ext cx="135601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End of Reset</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7500958" y="0"/>
                        <a:ext cx="1372492"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De-activated</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9" name="TextBox 38"/>
                      <a:cNvSpPr txBox="1"/>
                    </a:nvSpPr>
                    <a:spPr>
                      <a:xfrm>
                        <a:off x="4429124" y="6334780"/>
                        <a:ext cx="1729576"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Data is sampled after</a:t>
                          </a:r>
                        </a:p>
                        <a:p>
                          <a:pPr algn="ctr" rtl="0"/>
                          <a:r>
                            <a:rPr lang="en-US" sz="1400" dirty="0" smtClean="0">
                              <a:solidFill>
                                <a:schemeClr val="tx1"/>
                              </a:solidFill>
                            </a:rPr>
                            <a:t>SPI_CLK rising edge</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45" name="TextBox 44"/>
                      <a:cNvSpPr txBox="1"/>
                    </a:nvSpPr>
                    <a:spPr>
                      <a:xfrm>
                        <a:off x="6215074" y="6334780"/>
                        <a:ext cx="1948995"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Data is propagated after</a:t>
                          </a:r>
                        </a:p>
                        <a:p>
                          <a:pPr algn="ctr" rtl="0"/>
                          <a:r>
                            <a:rPr lang="en-US" sz="1400" dirty="0" smtClean="0">
                              <a:solidFill>
                                <a:schemeClr val="tx1"/>
                              </a:solidFill>
                            </a:rPr>
                            <a:t>SPI_CLK falling edge</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59" name="Oval 58"/>
                      <a:cNvSpPr/>
                    </a:nvSpPr>
                    <a:spPr>
                      <a:xfrm>
                        <a:off x="4286248"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 name="Rectangle 4"/>
                      <a:cNvSpPr/>
                    </a:nvSpPr>
                    <a:spPr>
                      <a:xfrm>
                        <a:off x="2357422" y="928670"/>
                        <a:ext cx="28575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endCxn id="5" idx="0"/>
                      </a:cNvCxnSpPr>
                    </a:nvCxnSpPr>
                    <a:spPr>
                      <a:xfrm>
                        <a:off x="1643042" y="500042"/>
                        <a:ext cx="857256" cy="428628"/>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37" name="Oval 36"/>
                      <a:cNvSpPr/>
                    </a:nvSpPr>
                    <a:spPr>
                      <a:xfrm>
                        <a:off x="2928926" y="2357430"/>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a</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sp>
                    <a:nvSpPr>
                      <a:cNvPr id="38" name="Oval 37"/>
                      <a:cNvSpPr/>
                    </a:nvSpPr>
                    <a:spPr>
                      <a:xfrm>
                        <a:off x="2928926" y="2643182"/>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b</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cxnSp>
                    <a:nvCxnSpPr>
                      <a:cNvPr id="32" name="Straight Arrow Connector 31"/>
                      <a:cNvCxnSpPr>
                        <a:stCxn id="31" idx="0"/>
                      </a:cNvCxnSpPr>
                    </a:nvCxnSpPr>
                    <a:spPr>
                      <a:xfrm rot="16200000" flipV="1">
                        <a:off x="1398491" y="4387931"/>
                        <a:ext cx="3286148" cy="368153"/>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11" name="TextBox 10"/>
                      <a:cNvSpPr txBox="1"/>
                    </a:nvSpPr>
                    <a:spPr>
                      <a:xfrm>
                        <a:off x="3357554" y="0"/>
                        <a:ext cx="106631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Activated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12" name="Straight Arrow Connector 11"/>
                      <a:cNvCxnSpPr/>
                    </a:nvCxnSpPr>
                    <a:spPr>
                      <a:xfrm rot="5400000">
                        <a:off x="2750333" y="964391"/>
                        <a:ext cx="1357321" cy="714379"/>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3" name="Rectangle 9"/>
                      <a:cNvSpPr/>
                    </a:nvSpPr>
                    <a:spPr>
                      <a:xfrm>
                        <a:off x="2857488" y="2000240"/>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stCxn id="39" idx="0"/>
                      </a:cNvCxnSpPr>
                    </a:nvCxnSpPr>
                    <a:spPr>
                      <a:xfrm rot="16200000" flipV="1">
                        <a:off x="4301611" y="5342479"/>
                        <a:ext cx="1048392" cy="936210"/>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77" name="Rectangle 9"/>
                      <a:cNvSpPr/>
                    </a:nvSpPr>
                    <a:spPr>
                      <a:xfrm>
                        <a:off x="4071934" y="5072074"/>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Straight Arrow Connector 45"/>
                      <a:cNvCxnSpPr/>
                    </a:nvCxnSpPr>
                    <a:spPr>
                      <a:xfrm rot="10800000">
                        <a:off x="5500694" y="5214950"/>
                        <a:ext cx="1587722" cy="1096024"/>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2" name="Rectangle 9"/>
                      <a:cNvSpPr/>
                    </a:nvSpPr>
                    <a:spPr>
                      <a:xfrm>
                        <a:off x="5286380" y="4929198"/>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19" idx="0"/>
                      </a:cNvCxnSpPr>
                    </a:nvCxnSpPr>
                    <a:spPr>
                      <a:xfrm rot="16200000" flipV="1">
                        <a:off x="8288543" y="5213153"/>
                        <a:ext cx="1977086" cy="266167"/>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5" name="Rectangle 9"/>
                      <a:cNvSpPr/>
                    </a:nvSpPr>
                    <a:spPr>
                      <a:xfrm>
                        <a:off x="8858248" y="4071942"/>
                        <a:ext cx="428660"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16200000" flipH="1">
                        <a:off x="8631606" y="201929"/>
                        <a:ext cx="996719" cy="1885522"/>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90" name="Rectangle 4"/>
                      <a:cNvSpPr/>
                    </a:nvSpPr>
                    <a:spPr>
                      <a:xfrm>
                        <a:off x="2500298" y="2500306"/>
                        <a:ext cx="357190"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2214546" y="614364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4" name="Oval 53"/>
                      <a:cNvSpPr/>
                    </a:nvSpPr>
                    <a:spPr>
                      <a:xfrm>
                        <a:off x="142844" y="0"/>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19" name="TextBox 18"/>
                      <a:cNvSpPr txBox="1"/>
                    </a:nvSpPr>
                    <a:spPr>
                      <a:xfrm>
                        <a:off x="8643966" y="6334780"/>
                        <a:ext cx="1532406"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End of Transaction</a:t>
                          </a:r>
                        </a:p>
                        <a:p>
                          <a:pPr algn="ctr" rtl="0"/>
                          <a:r>
                            <a:rPr lang="en-US" sz="1400" dirty="0" err="1" smtClean="0">
                              <a:solidFill>
                                <a:schemeClr val="tx1"/>
                              </a:solidFill>
                            </a:rPr>
                            <a:t>Dout</a:t>
                          </a:r>
                          <a:r>
                            <a:rPr lang="en-US" sz="1400" dirty="0" smtClean="0">
                              <a:solidFill>
                                <a:schemeClr val="tx1"/>
                              </a:solidFill>
                            </a:rPr>
                            <a:t> is valid</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10" name="Rectangle 9"/>
                      <a:cNvSpPr/>
                    </a:nvSpPr>
                    <a:spPr>
                      <a:xfrm>
                        <a:off x="9929850" y="1643050"/>
                        <a:ext cx="285752"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Oval 55"/>
                      <a:cNvSpPr/>
                    </a:nvSpPr>
                    <a:spPr>
                      <a:xfrm>
                        <a:off x="321467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7358082"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6</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7" name="Oval 56"/>
                      <a:cNvSpPr/>
                    </a:nvSpPr>
                    <a:spPr>
                      <a:xfrm>
                        <a:off x="8501090"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C577AD" w:rsidRDefault="00882E33" w:rsidP="00882E33">
      <w:pPr>
        <w:pStyle w:val="Caption"/>
        <w:bidi w:val="0"/>
        <w:jc w:val="center"/>
      </w:pPr>
      <w:bookmarkStart w:id="638" w:name="_Toc311187439"/>
      <w:r>
        <w:t xml:space="preserve">Figure </w:t>
      </w:r>
      <w:fldSimple w:instr=" SEQ Figure \* ARABIC ">
        <w:r w:rsidR="00DA43C2">
          <w:rPr>
            <w:noProof/>
          </w:rPr>
          <w:t>7</w:t>
        </w:r>
      </w:fldSimple>
      <w:r>
        <w:rPr>
          <w:noProof/>
        </w:rPr>
        <w:t xml:space="preserve"> - SPI Slave Single Transaction Waveform</w:t>
      </w:r>
      <w:bookmarkEnd w:id="638"/>
    </w:p>
    <w:p w:rsidR="00866473" w:rsidRDefault="00866473" w:rsidP="00866473"/>
    <w:p w:rsidR="00882E33" w:rsidRDefault="00882E33" w:rsidP="00882E33">
      <w:pPr>
        <w:pStyle w:val="ListParagraph"/>
        <w:numPr>
          <w:ilvl w:val="0"/>
          <w:numId w:val="13"/>
        </w:numPr>
        <w:spacing w:after="200" w:line="276" w:lineRule="auto"/>
        <w:ind w:left="426" w:hanging="426"/>
      </w:pPr>
      <w:r>
        <w:t xml:space="preserve">End of System Reset, SPI Slave Select is NOT active, and therefore the output of </w:t>
      </w:r>
      <w:proofErr w:type="spellStart"/>
      <w:r>
        <w:rPr>
          <w:i/>
          <w:iCs/>
        </w:rPr>
        <w:t>spi_miso</w:t>
      </w:r>
      <w:proofErr w:type="spellEnd"/>
      <w:r>
        <w:t xml:space="preserve"> is at 'High Z' value. </w:t>
      </w:r>
    </w:p>
    <w:p w:rsidR="00882E33" w:rsidRDefault="00882E33" w:rsidP="00882E33">
      <w:pPr>
        <w:pStyle w:val="ListParagraph"/>
        <w:numPr>
          <w:ilvl w:val="0"/>
          <w:numId w:val="13"/>
        </w:numPr>
        <w:spacing w:after="200" w:line="276" w:lineRule="auto"/>
        <w:ind w:left="426" w:hanging="426"/>
      </w:pPr>
      <w:r>
        <w:t>FIFO Interface:</w:t>
      </w:r>
    </w:p>
    <w:p w:rsidR="00882E33" w:rsidRDefault="00882E33" w:rsidP="00882E33">
      <w:pPr>
        <w:pStyle w:val="ListParagraph"/>
        <w:numPr>
          <w:ilvl w:val="1"/>
          <w:numId w:val="11"/>
        </w:numPr>
        <w:spacing w:after="200" w:line="276" w:lineRule="auto"/>
        <w:ind w:left="709" w:hanging="283"/>
      </w:pPr>
      <w:r>
        <w:t>SPI Slave requests for data from FIFO.</w:t>
      </w:r>
    </w:p>
    <w:p w:rsidR="00882E33" w:rsidRDefault="00882E33" w:rsidP="00882E33">
      <w:pPr>
        <w:pStyle w:val="ListParagraph"/>
        <w:numPr>
          <w:ilvl w:val="1"/>
          <w:numId w:val="11"/>
        </w:numPr>
        <w:spacing w:after="200" w:line="276" w:lineRule="auto"/>
        <w:ind w:left="709" w:hanging="283"/>
      </w:pPr>
      <w:r>
        <w:t>FIFO confirms that output data is valid after 1 system clock cycle.</w:t>
      </w:r>
    </w:p>
    <w:p w:rsidR="00882E33" w:rsidRDefault="00882E33" w:rsidP="00882E33">
      <w:pPr>
        <w:pStyle w:val="ListParagraph"/>
        <w:numPr>
          <w:ilvl w:val="0"/>
          <w:numId w:val="13"/>
        </w:numPr>
        <w:spacing w:after="200" w:line="276" w:lineRule="auto"/>
        <w:ind w:left="426" w:hanging="426"/>
      </w:pPr>
      <w:r>
        <w:t xml:space="preserve">SPI Master activates the </w:t>
      </w:r>
      <w:proofErr w:type="spellStart"/>
      <w:r>
        <w:rPr>
          <w:i/>
          <w:iCs/>
        </w:rPr>
        <w:t>spi_ss</w:t>
      </w:r>
      <w:proofErr w:type="spellEnd"/>
      <w:r>
        <w:rPr>
          <w:i/>
          <w:iCs/>
        </w:rPr>
        <w:t xml:space="preserve"> </w:t>
      </w:r>
      <w:r>
        <w:t>signal and starts a new transaction.</w:t>
      </w:r>
    </w:p>
    <w:p w:rsidR="00882E33" w:rsidRDefault="00882E33" w:rsidP="00882E33">
      <w:pPr>
        <w:pStyle w:val="ListParagraph"/>
        <w:numPr>
          <w:ilvl w:val="0"/>
          <w:numId w:val="13"/>
        </w:numPr>
        <w:spacing w:after="200" w:line="276" w:lineRule="auto"/>
        <w:ind w:left="426" w:hanging="426"/>
      </w:pPr>
      <w:r>
        <w:t xml:space="preserve">During the transaction, the SPI Slave is waiting for </w:t>
      </w:r>
      <w:proofErr w:type="spellStart"/>
      <w:r>
        <w:rPr>
          <w:i/>
          <w:iCs/>
        </w:rPr>
        <w:t>spi_clk</w:t>
      </w:r>
      <w:proofErr w:type="spellEnd"/>
      <w:r>
        <w:t xml:space="preserve"> edges:</w:t>
      </w:r>
    </w:p>
    <w:p w:rsidR="00882E33" w:rsidRDefault="00882E33" w:rsidP="00882E33">
      <w:pPr>
        <w:pStyle w:val="ListParagraph"/>
        <w:numPr>
          <w:ilvl w:val="1"/>
          <w:numId w:val="13"/>
        </w:numPr>
        <w:spacing w:after="200" w:line="276" w:lineRule="auto"/>
        <w:ind w:left="709" w:hanging="283"/>
      </w:pPr>
      <w:r>
        <w:t xml:space="preserve">On a falling edge – the next output data bit is propagated into the </w:t>
      </w:r>
      <w:proofErr w:type="spellStart"/>
      <w:r>
        <w:rPr>
          <w:i/>
          <w:iCs/>
        </w:rPr>
        <w:t>spi_miso</w:t>
      </w:r>
      <w:proofErr w:type="spellEnd"/>
      <w:r>
        <w:rPr>
          <w:i/>
          <w:iCs/>
        </w:rPr>
        <w:t xml:space="preserve"> </w:t>
      </w:r>
      <w:r>
        <w:t>line.</w:t>
      </w:r>
    </w:p>
    <w:p w:rsidR="00882E33" w:rsidRDefault="00882E33" w:rsidP="00882E33">
      <w:pPr>
        <w:pStyle w:val="ListParagraph"/>
        <w:numPr>
          <w:ilvl w:val="1"/>
          <w:numId w:val="13"/>
        </w:numPr>
        <w:spacing w:after="200" w:line="276" w:lineRule="auto"/>
        <w:ind w:left="709" w:hanging="283"/>
      </w:pPr>
      <w:r>
        <w:t xml:space="preserve">On a rising edge – the next input data bit is sampled from the </w:t>
      </w:r>
      <w:proofErr w:type="spellStart"/>
      <w:r>
        <w:rPr>
          <w:i/>
          <w:iCs/>
        </w:rPr>
        <w:t>spi_mosi</w:t>
      </w:r>
      <w:proofErr w:type="spellEnd"/>
      <w:r>
        <w:t xml:space="preserve"> line.</w:t>
      </w:r>
    </w:p>
    <w:p w:rsidR="00882E33" w:rsidRDefault="00882E33" w:rsidP="00D85E30">
      <w:pPr>
        <w:pStyle w:val="ListParagraph"/>
        <w:numPr>
          <w:ilvl w:val="0"/>
          <w:numId w:val="13"/>
        </w:numPr>
        <w:spacing w:after="200" w:line="276" w:lineRule="auto"/>
        <w:ind w:left="426" w:hanging="426"/>
      </w:pPr>
      <w:r>
        <w:t>End of the transaction –</w:t>
      </w:r>
      <w:r w:rsidR="00D85E30">
        <w:t xml:space="preserve"> a valid</w:t>
      </w:r>
      <w:r>
        <w:t xml:space="preserve"> data word received from the SPI Master i</w:t>
      </w:r>
      <w:r w:rsidR="00D85E30">
        <w:t xml:space="preserve">s transferred to the </w:t>
      </w:r>
      <w:proofErr w:type="spellStart"/>
      <w:r w:rsidR="00D85E30">
        <w:rPr>
          <w:i/>
          <w:iCs/>
        </w:rPr>
        <w:t>dout</w:t>
      </w:r>
      <w:proofErr w:type="spellEnd"/>
      <w:r w:rsidR="00D85E30">
        <w:t xml:space="preserve"> bus</w:t>
      </w:r>
      <w:r>
        <w:t>.</w:t>
      </w:r>
    </w:p>
    <w:p w:rsidR="00D85E30" w:rsidRDefault="00D85E30" w:rsidP="00D85E30">
      <w:pPr>
        <w:pStyle w:val="ListParagraph"/>
        <w:numPr>
          <w:ilvl w:val="0"/>
          <w:numId w:val="13"/>
        </w:numPr>
        <w:spacing w:after="200" w:line="276" w:lineRule="auto"/>
        <w:ind w:left="426" w:hanging="426"/>
      </w:pPr>
      <w:r>
        <w:t xml:space="preserve">The master ends the connection – </w:t>
      </w:r>
      <w:proofErr w:type="spellStart"/>
      <w:r>
        <w:rPr>
          <w:i/>
          <w:iCs/>
        </w:rPr>
        <w:t>spi_ss</w:t>
      </w:r>
      <w:proofErr w:type="spellEnd"/>
      <w:r>
        <w:rPr>
          <w:i/>
          <w:iCs/>
        </w:rPr>
        <w:t xml:space="preserve"> </w:t>
      </w:r>
      <w:r>
        <w:t xml:space="preserve">is de-activated and therefore </w:t>
      </w:r>
      <w:proofErr w:type="spellStart"/>
      <w:r>
        <w:rPr>
          <w:i/>
          <w:iCs/>
        </w:rPr>
        <w:t>spi_miso</w:t>
      </w:r>
      <w:proofErr w:type="spellEnd"/>
      <w:r>
        <w:rPr>
          <w:i/>
          <w:iCs/>
        </w:rPr>
        <w:t xml:space="preserve"> </w:t>
      </w:r>
      <w:r>
        <w:t>returns to 'High Z'.</w:t>
      </w:r>
    </w:p>
    <w:p w:rsidR="00D85E30" w:rsidRDefault="00D85E30" w:rsidP="00D85E30">
      <w:pPr>
        <w:spacing w:after="200" w:line="276" w:lineRule="auto"/>
      </w:pPr>
    </w:p>
    <w:p w:rsidR="00D85E30" w:rsidRDefault="00D85E30" w:rsidP="00D85E30">
      <w:pPr>
        <w:pStyle w:val="Heading3"/>
      </w:pPr>
      <w:bookmarkStart w:id="639" w:name="_Toc311187387"/>
      <w:r>
        <w:lastRenderedPageBreak/>
        <w:t>2.4.2 Multiple Transmissions Burst</w:t>
      </w:r>
      <w:bookmarkEnd w:id="639"/>
    </w:p>
    <w:p w:rsidR="00DB017D" w:rsidRDefault="00DB017D" w:rsidP="00DB017D">
      <w:pPr>
        <w:pStyle w:val="Heading3"/>
      </w:pPr>
      <w:r w:rsidRPr="00DB017D">
        <w:rPr>
          <w:noProof/>
        </w:rPr>
        <w:drawing>
          <wp:inline distT="0" distB="0" distL="0" distR="0">
            <wp:extent cx="5274310" cy="4137660"/>
            <wp:effectExtent l="19050" t="0" r="2540" b="0"/>
            <wp:docPr id="20" name="אובייקט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028271" cy="7123997"/>
                      <a:chOff x="-1285916" y="-142886"/>
                      <a:chExt cx="15028271" cy="7123997"/>
                    </a:xfrm>
                  </a:grpSpPr>
                  <a:pic>
                    <a:nvPicPr>
                      <a:cNvPr id="3074" name="Picture 2"/>
                      <a:cNvPicPr>
                        <a:picLocks noChangeAspect="1" noChangeArrowheads="1"/>
                      </a:cNvPicPr>
                    </a:nvPicPr>
                    <a:blipFill>
                      <a:blip r:embed="rId25"/>
                      <a:srcRect/>
                      <a:stretch>
                        <a:fillRect/>
                      </a:stretch>
                    </a:blipFill>
                    <a:spPr bwMode="auto">
                      <a:xfrm>
                        <a:off x="-1285916" y="857232"/>
                        <a:ext cx="11572875" cy="5429250"/>
                      </a:xfrm>
                      <a:prstGeom prst="rect">
                        <a:avLst/>
                      </a:prstGeom>
                      <a:noFill/>
                      <a:ln w="9525">
                        <a:noFill/>
                        <a:miter lim="800000"/>
                        <a:headEnd/>
                        <a:tailEnd/>
                      </a:ln>
                      <a:effectLst/>
                    </a:spPr>
                  </a:pic>
                  <a:sp>
                    <a:nvSpPr>
                      <a:cNvPr id="31" name="TextBox 30"/>
                      <a:cNvSpPr txBox="1"/>
                    </a:nvSpPr>
                    <a:spPr>
                      <a:xfrm>
                        <a:off x="2428860" y="6334780"/>
                        <a:ext cx="216084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FIFO has data, and it </a:t>
                          </a:r>
                        </a:p>
                        <a:p>
                          <a:pPr algn="ctr" rtl="0"/>
                          <a:r>
                            <a:rPr lang="en-US" dirty="0" smtClean="0">
                              <a:solidFill>
                                <a:schemeClr val="bg1"/>
                              </a:solidFill>
                            </a:rPr>
                            <a:t>is loaded to the slave</a:t>
                          </a:r>
                          <a:endParaRPr lang="he-IL" dirty="0">
                            <a:solidFill>
                              <a:schemeClr val="bg1"/>
                            </a:solidFill>
                          </a:endParaRPr>
                        </a:p>
                      </a:txBody>
                      <a:useSpRect/>
                    </a:txSp>
                    <a:style>
                      <a:lnRef idx="0">
                        <a:schemeClr val="accent6"/>
                      </a:lnRef>
                      <a:fillRef idx="3">
                        <a:schemeClr val="accent6"/>
                      </a:fillRef>
                      <a:effectRef idx="3">
                        <a:schemeClr val="accent6"/>
                      </a:effectRef>
                      <a:fontRef idx="minor">
                        <a:schemeClr val="lt1"/>
                      </a:fontRef>
                    </a:style>
                  </a:sp>
                  <a:sp>
                    <a:nvSpPr>
                      <a:cNvPr id="6" name="TextBox 5"/>
                      <a:cNvSpPr txBox="1"/>
                    </a:nvSpPr>
                    <a:spPr>
                      <a:xfrm>
                        <a:off x="285720" y="142852"/>
                        <a:ext cx="135601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End of Reset</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6215074" y="0"/>
                        <a:ext cx="193347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Last </a:t>
                          </a:r>
                          <a:r>
                            <a:rPr lang="en-US" dirty="0" err="1" smtClean="0"/>
                            <a:t>spi_clk</a:t>
                          </a:r>
                          <a:r>
                            <a:rPr lang="en-US" dirty="0" smtClean="0"/>
                            <a:t> edge</a:t>
                          </a:r>
                        </a:p>
                        <a:p>
                          <a:pPr algn="ctr" rtl="0"/>
                          <a:r>
                            <a:rPr lang="en-US" dirty="0" smtClean="0"/>
                            <a:t>Of first transaction</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9" name="TextBox 38"/>
                      <a:cNvSpPr txBox="1"/>
                    </a:nvSpPr>
                    <a:spPr>
                      <a:xfrm>
                        <a:off x="10929982" y="3286124"/>
                        <a:ext cx="281237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2</a:t>
                          </a:r>
                          <a:r>
                            <a:rPr lang="en-US" baseline="30000" dirty="0" smtClean="0">
                              <a:solidFill>
                                <a:schemeClr val="bg1"/>
                              </a:solidFill>
                            </a:rPr>
                            <a:t>nd</a:t>
                          </a:r>
                          <a:r>
                            <a:rPr lang="en-US" dirty="0" smtClean="0">
                              <a:solidFill>
                                <a:schemeClr val="bg1"/>
                              </a:solidFill>
                            </a:rPr>
                            <a:t> Transaction immediately</a:t>
                          </a:r>
                        </a:p>
                        <a:p>
                          <a:pPr algn="ctr" rtl="0"/>
                          <a:r>
                            <a:rPr lang="en-US" dirty="0" smtClean="0">
                              <a:solidFill>
                                <a:schemeClr val="bg1"/>
                              </a:solidFill>
                            </a:rPr>
                            <a:t>follows the previous one </a:t>
                          </a:r>
                        </a:p>
                      </a:txBody>
                      <a:useSpRect/>
                    </a:txSp>
                    <a:style>
                      <a:lnRef idx="0">
                        <a:schemeClr val="accent6"/>
                      </a:lnRef>
                      <a:fillRef idx="3">
                        <a:schemeClr val="accent6"/>
                      </a:fillRef>
                      <a:effectRef idx="3">
                        <a:schemeClr val="accent6"/>
                      </a:effectRef>
                      <a:fontRef idx="minor">
                        <a:schemeClr val="lt1"/>
                      </a:fontRef>
                    </a:style>
                  </a:sp>
                  <a:sp>
                    <a:nvSpPr>
                      <a:cNvPr id="5" name="Rectangle 4"/>
                      <a:cNvSpPr/>
                    </a:nvSpPr>
                    <a:spPr>
                      <a:xfrm>
                        <a:off x="2357422" y="1000108"/>
                        <a:ext cx="28575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nvCxnSpPr>
                    <a:spPr>
                      <a:xfrm>
                        <a:off x="1643042" y="571480"/>
                        <a:ext cx="714380" cy="357190"/>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cxnSp>
                    <a:nvCxnSpPr>
                      <a:cNvPr id="32" name="Straight Arrow Connector 31"/>
                      <a:cNvCxnSpPr>
                        <a:stCxn id="31" idx="0"/>
                      </a:cNvCxnSpPr>
                    </a:nvCxnSpPr>
                    <a:spPr>
                      <a:xfrm rot="16200000" flipV="1">
                        <a:off x="1444745" y="4270239"/>
                        <a:ext cx="3405846" cy="72323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11" name="TextBox 10"/>
                      <a:cNvSpPr txBox="1"/>
                    </a:nvSpPr>
                    <a:spPr>
                      <a:xfrm>
                        <a:off x="3357554" y="0"/>
                        <a:ext cx="106631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Activated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12" name="Straight Arrow Connector 11"/>
                      <a:cNvCxnSpPr/>
                    </a:nvCxnSpPr>
                    <a:spPr>
                      <a:xfrm rot="5400000">
                        <a:off x="2893209" y="964389"/>
                        <a:ext cx="1214444" cy="571506"/>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3" name="Rectangle 9"/>
                      <a:cNvSpPr/>
                    </a:nvSpPr>
                    <a:spPr>
                      <a:xfrm>
                        <a:off x="3071802" y="1928802"/>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stCxn id="39" idx="1"/>
                        <a:endCxn id="48" idx="3"/>
                      </a:cNvCxnSpPr>
                    </a:nvCxnSpPr>
                    <a:spPr>
                      <a:xfrm rot="10800000">
                        <a:off x="8929718" y="1821646"/>
                        <a:ext cx="2000264" cy="178764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2" name="Rectangle 9"/>
                      <a:cNvSpPr/>
                    </a:nvSpPr>
                    <a:spPr>
                      <a:xfrm>
                        <a:off x="8572528" y="4357694"/>
                        <a:ext cx="57147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19" idx="0"/>
                      </a:cNvCxnSpPr>
                    </a:nvCxnSpPr>
                    <a:spPr>
                      <a:xfrm rot="5400000" flipH="1" flipV="1">
                        <a:off x="6860450" y="4979893"/>
                        <a:ext cx="2191400" cy="51837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5" name="Rectangle 9"/>
                      <a:cNvSpPr/>
                    </a:nvSpPr>
                    <a:spPr>
                      <a:xfrm>
                        <a:off x="8143900" y="3857628"/>
                        <a:ext cx="428660"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16200000" flipH="1">
                        <a:off x="7307374" y="520771"/>
                        <a:ext cx="782405" cy="103352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90" name="Rectangle 4"/>
                      <a:cNvSpPr/>
                    </a:nvSpPr>
                    <a:spPr>
                      <a:xfrm>
                        <a:off x="2428860" y="2428868"/>
                        <a:ext cx="428628" cy="500066"/>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2285984"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4" name="Oval 53"/>
                      <a:cNvSpPr/>
                    </a:nvSpPr>
                    <a:spPr>
                      <a:xfrm>
                        <a:off x="142844" y="0"/>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19" name="TextBox 18"/>
                      <a:cNvSpPr txBox="1"/>
                    </a:nvSpPr>
                    <a:spPr>
                      <a:xfrm>
                        <a:off x="6572264" y="6334780"/>
                        <a:ext cx="2249398"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End of  1</a:t>
                          </a:r>
                          <a:r>
                            <a:rPr lang="en-US" baseline="30000" dirty="0" smtClean="0">
                              <a:solidFill>
                                <a:schemeClr val="bg1"/>
                              </a:solidFill>
                            </a:rPr>
                            <a:t>st</a:t>
                          </a:r>
                          <a:r>
                            <a:rPr lang="en-US" dirty="0" smtClean="0">
                              <a:solidFill>
                                <a:schemeClr val="bg1"/>
                              </a:solidFill>
                            </a:rPr>
                            <a:t> Transaction</a:t>
                          </a:r>
                        </a:p>
                        <a:p>
                          <a:pPr algn="ctr" rtl="0"/>
                          <a:r>
                            <a:rPr lang="en-US" dirty="0" err="1" smtClean="0">
                              <a:solidFill>
                                <a:schemeClr val="bg1"/>
                              </a:solidFill>
                            </a:rPr>
                            <a:t>Dout</a:t>
                          </a:r>
                          <a:r>
                            <a:rPr lang="en-US" dirty="0" smtClean="0">
                              <a:solidFill>
                                <a:schemeClr val="bg1"/>
                              </a:solidFill>
                            </a:rPr>
                            <a:t> is valid</a:t>
                          </a:r>
                          <a:endParaRPr lang="he-IL" dirty="0">
                            <a:solidFill>
                              <a:schemeClr val="bg1"/>
                            </a:solidFill>
                          </a:endParaRPr>
                        </a:p>
                      </a:txBody>
                      <a:useSpRect/>
                    </a:txSp>
                    <a:style>
                      <a:lnRef idx="0">
                        <a:schemeClr val="accent6"/>
                      </a:lnRef>
                      <a:fillRef idx="3">
                        <a:schemeClr val="accent6"/>
                      </a:fillRef>
                      <a:effectRef idx="3">
                        <a:schemeClr val="accent6"/>
                      </a:effectRef>
                      <a:fontRef idx="minor">
                        <a:schemeClr val="lt1"/>
                      </a:fontRef>
                    </a:style>
                  </a:sp>
                  <a:sp>
                    <a:nvSpPr>
                      <a:cNvPr id="10" name="Rectangle 9"/>
                      <a:cNvSpPr/>
                    </a:nvSpPr>
                    <a:spPr>
                      <a:xfrm>
                        <a:off x="8072462" y="1428736"/>
                        <a:ext cx="285752"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Oval 55"/>
                      <a:cNvSpPr/>
                    </a:nvSpPr>
                    <a:spPr>
                      <a:xfrm>
                        <a:off x="321467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10787106" y="3143248"/>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6</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7" name="Oval 56"/>
                      <a:cNvSpPr/>
                    </a:nvSpPr>
                    <a:spPr>
                      <a:xfrm>
                        <a:off x="607219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48" name="Rectangle 9"/>
                      <a:cNvSpPr/>
                    </a:nvSpPr>
                    <a:spPr>
                      <a:xfrm>
                        <a:off x="8501090" y="1428736"/>
                        <a:ext cx="428628" cy="78581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1" name="Straight Arrow Connector 40"/>
                      <a:cNvCxnSpPr>
                        <a:stCxn id="39" idx="1"/>
                      </a:cNvCxnSpPr>
                    </a:nvCxnSpPr>
                    <a:spPr>
                      <a:xfrm rot="10800000" flipV="1">
                        <a:off x="9144000" y="3609290"/>
                        <a:ext cx="1785982" cy="748398"/>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59" name="Oval 58"/>
                      <a:cNvSpPr/>
                    </a:nvSpPr>
                    <a:spPr>
                      <a:xfrm>
                        <a:off x="6429388"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DB017D" w:rsidRDefault="00DB017D" w:rsidP="00DB017D">
      <w:pPr>
        <w:pStyle w:val="Caption"/>
        <w:bidi w:val="0"/>
        <w:jc w:val="center"/>
        <w:rPr>
          <w:noProof/>
        </w:rPr>
      </w:pPr>
      <w:bookmarkStart w:id="640" w:name="_Toc311187440"/>
      <w:r>
        <w:t xml:space="preserve">Figure </w:t>
      </w:r>
      <w:fldSimple w:instr=" SEQ Figure \* ARABIC ">
        <w:r w:rsidR="00DA43C2">
          <w:rPr>
            <w:noProof/>
          </w:rPr>
          <w:t>8</w:t>
        </w:r>
      </w:fldSimple>
      <w:r>
        <w:rPr>
          <w:noProof/>
        </w:rPr>
        <w:t xml:space="preserve"> - SPI Slave Multiple Transmissions Burst</w:t>
      </w:r>
      <w:bookmarkEnd w:id="640"/>
    </w:p>
    <w:p w:rsidR="00DB017D" w:rsidRDefault="00DB017D" w:rsidP="00DB017D">
      <w:pPr>
        <w:pStyle w:val="ListParagraph"/>
        <w:numPr>
          <w:ilvl w:val="0"/>
          <w:numId w:val="14"/>
        </w:numPr>
        <w:spacing w:after="200" w:line="276" w:lineRule="auto"/>
        <w:ind w:left="426" w:hanging="426"/>
      </w:pPr>
      <w:r>
        <w:t xml:space="preserve">End of System Reset, SPI Slave Select is NOT active, and therefore the output of </w:t>
      </w:r>
      <w:proofErr w:type="spellStart"/>
      <w:r>
        <w:rPr>
          <w:i/>
          <w:iCs/>
        </w:rPr>
        <w:t>spi_miso</w:t>
      </w:r>
      <w:proofErr w:type="spellEnd"/>
      <w:r>
        <w:t xml:space="preserve"> is at 'High Z' value. </w:t>
      </w:r>
    </w:p>
    <w:p w:rsidR="00DB017D" w:rsidRDefault="00DB017D" w:rsidP="00DB017D">
      <w:pPr>
        <w:pStyle w:val="ListParagraph"/>
        <w:numPr>
          <w:ilvl w:val="0"/>
          <w:numId w:val="14"/>
        </w:numPr>
        <w:spacing w:after="200" w:line="276" w:lineRule="auto"/>
        <w:ind w:left="426" w:hanging="426"/>
      </w:pPr>
      <w:r>
        <w:t>SPI Slave loads data from the FIFO, which then turns empty.</w:t>
      </w:r>
    </w:p>
    <w:p w:rsidR="00DB017D" w:rsidRDefault="00DB017D" w:rsidP="00DB017D">
      <w:pPr>
        <w:pStyle w:val="ListParagraph"/>
        <w:numPr>
          <w:ilvl w:val="0"/>
          <w:numId w:val="14"/>
        </w:numPr>
        <w:spacing w:after="200" w:line="276" w:lineRule="auto"/>
        <w:ind w:left="426" w:hanging="426"/>
      </w:pPr>
      <w:r>
        <w:t xml:space="preserve">SPI Master activates the </w:t>
      </w:r>
      <w:proofErr w:type="spellStart"/>
      <w:r>
        <w:rPr>
          <w:i/>
          <w:iCs/>
        </w:rPr>
        <w:t>spi_ss</w:t>
      </w:r>
      <w:proofErr w:type="spellEnd"/>
      <w:r>
        <w:rPr>
          <w:i/>
          <w:iCs/>
        </w:rPr>
        <w:t xml:space="preserve"> </w:t>
      </w:r>
      <w:r>
        <w:t>signal and starts a new transaction.</w:t>
      </w:r>
    </w:p>
    <w:p w:rsidR="00DB017D" w:rsidRDefault="00973A49" w:rsidP="00DB017D">
      <w:pPr>
        <w:pStyle w:val="ListParagraph"/>
        <w:numPr>
          <w:ilvl w:val="0"/>
          <w:numId w:val="14"/>
        </w:numPr>
        <w:spacing w:after="200" w:line="276" w:lineRule="auto"/>
        <w:ind w:left="426" w:hanging="426"/>
      </w:pPr>
      <w:r>
        <w:t>The last</w:t>
      </w:r>
      <w:r w:rsidR="00DB017D">
        <w:t xml:space="preserve"> </w:t>
      </w:r>
      <w:proofErr w:type="spellStart"/>
      <w:r w:rsidR="00DB017D">
        <w:rPr>
          <w:i/>
          <w:iCs/>
        </w:rPr>
        <w:t>spi_clk</w:t>
      </w:r>
      <w:proofErr w:type="spellEnd"/>
      <w:r>
        <w:t xml:space="preserve"> of the 1</w:t>
      </w:r>
      <w:r w:rsidRPr="00973A49">
        <w:rPr>
          <w:vertAlign w:val="superscript"/>
        </w:rPr>
        <w:t>st</w:t>
      </w:r>
      <w:r>
        <w:t xml:space="preserve"> transaction</w:t>
      </w:r>
      <w:r w:rsidR="00DB017D">
        <w:t>.</w:t>
      </w:r>
    </w:p>
    <w:p w:rsidR="00DB017D" w:rsidRDefault="00DB017D" w:rsidP="00DB017D">
      <w:pPr>
        <w:pStyle w:val="ListParagraph"/>
        <w:numPr>
          <w:ilvl w:val="0"/>
          <w:numId w:val="14"/>
        </w:numPr>
        <w:spacing w:after="200" w:line="276" w:lineRule="auto"/>
        <w:ind w:left="426" w:hanging="426"/>
      </w:pPr>
      <w:r>
        <w:t>End of the 1</w:t>
      </w:r>
      <w:r w:rsidRPr="00DB017D">
        <w:rPr>
          <w:vertAlign w:val="superscript"/>
        </w:rPr>
        <w:t>st</w:t>
      </w:r>
      <w:r>
        <w:t xml:space="preserve"> transaction – a valid data word received from the SPI Master is transferred to the </w:t>
      </w:r>
      <w:proofErr w:type="spellStart"/>
      <w:r>
        <w:rPr>
          <w:i/>
          <w:iCs/>
        </w:rPr>
        <w:t>dout</w:t>
      </w:r>
      <w:proofErr w:type="spellEnd"/>
      <w:r>
        <w:t xml:space="preserve"> bus.</w:t>
      </w:r>
    </w:p>
    <w:p w:rsidR="00DB017D" w:rsidRDefault="00DB017D" w:rsidP="00973A49">
      <w:pPr>
        <w:pStyle w:val="ListParagraph"/>
        <w:numPr>
          <w:ilvl w:val="0"/>
          <w:numId w:val="14"/>
        </w:numPr>
        <w:spacing w:after="200" w:line="276" w:lineRule="auto"/>
        <w:ind w:left="426" w:hanging="426"/>
      </w:pPr>
      <w:r>
        <w:t xml:space="preserve">The </w:t>
      </w:r>
      <w:r w:rsidR="00973A49">
        <w:t xml:space="preserve">master keeps the </w:t>
      </w:r>
      <w:proofErr w:type="spellStart"/>
      <w:r w:rsidR="00973A49">
        <w:rPr>
          <w:i/>
          <w:iCs/>
        </w:rPr>
        <w:t>spi_ss</w:t>
      </w:r>
      <w:proofErr w:type="spellEnd"/>
      <w:r w:rsidR="00973A49">
        <w:t xml:space="preserve"> signal activated, and the </w:t>
      </w:r>
      <w:proofErr w:type="spellStart"/>
      <w:r w:rsidR="00973A49">
        <w:rPr>
          <w:i/>
          <w:iCs/>
        </w:rPr>
        <w:t>spi_clk</w:t>
      </w:r>
      <w:proofErr w:type="spellEnd"/>
      <w:r w:rsidR="00973A49">
        <w:t xml:space="preserve"> starts to toggle:</w:t>
      </w:r>
    </w:p>
    <w:p w:rsidR="00973A49" w:rsidRDefault="00973A49" w:rsidP="00973A49">
      <w:pPr>
        <w:pStyle w:val="ListParagraph"/>
        <w:numPr>
          <w:ilvl w:val="1"/>
          <w:numId w:val="14"/>
        </w:numPr>
        <w:spacing w:after="200" w:line="276" w:lineRule="auto"/>
        <w:ind w:left="851" w:hanging="425"/>
      </w:pPr>
      <w:r>
        <w:t>New transaction immediately starts.</w:t>
      </w:r>
    </w:p>
    <w:p w:rsidR="00973A49" w:rsidRDefault="00973A49" w:rsidP="00973A49">
      <w:pPr>
        <w:pStyle w:val="ListParagraph"/>
        <w:numPr>
          <w:ilvl w:val="1"/>
          <w:numId w:val="14"/>
        </w:numPr>
        <w:spacing w:after="200" w:line="276" w:lineRule="auto"/>
        <w:ind w:left="851" w:hanging="425"/>
      </w:pPr>
      <w:r>
        <w:t>Since the FIFO is empty – default data is being sent.</w:t>
      </w:r>
    </w:p>
    <w:p w:rsidR="00DB017D" w:rsidRPr="00DB017D" w:rsidRDefault="00DB017D" w:rsidP="00DB017D"/>
    <w:p w:rsidR="00866473" w:rsidRDefault="00866473" w:rsidP="00DB017D">
      <w:pPr>
        <w:pStyle w:val="Heading3"/>
      </w:pPr>
      <w:r>
        <w:br w:type="page"/>
      </w:r>
    </w:p>
    <w:p w:rsidR="00866473" w:rsidRDefault="005D23E2" w:rsidP="00866473">
      <w:pPr>
        <w:pStyle w:val="Heading1"/>
      </w:pPr>
      <w:bookmarkStart w:id="641" w:name="_Toc311187388"/>
      <w:r>
        <w:lastRenderedPageBreak/>
        <w:t>3. Communication o</w:t>
      </w:r>
      <w:r w:rsidR="00866473">
        <w:t>ver SPI</w:t>
      </w:r>
      <w:bookmarkEnd w:id="641"/>
    </w:p>
    <w:p w:rsidR="00866473" w:rsidRDefault="00471394" w:rsidP="000C388C">
      <w:pPr>
        <w:spacing w:after="200"/>
      </w:pPr>
      <w:r>
        <w:t xml:space="preserve">One common way of using serial communication interfaces is by breaking down messages that were sent over </w:t>
      </w:r>
      <w:r w:rsidR="000C388C">
        <w:t xml:space="preserve">a </w:t>
      </w:r>
      <w:r>
        <w:t xml:space="preserve">parallel interface, and sending them over </w:t>
      </w:r>
      <w:r w:rsidR="000C388C">
        <w:t xml:space="preserve">a </w:t>
      </w:r>
      <w:r>
        <w:t>serial interface instead. This enables us to save a significant amount of connecting wires and pins, and is mainly useful when connecting two components that are located far away from each other.</w:t>
      </w:r>
    </w:p>
    <w:p w:rsidR="00491242" w:rsidRDefault="00491242" w:rsidP="000C388C">
      <w:pPr>
        <w:spacing w:after="200"/>
      </w:pPr>
      <w:r>
        <w:t xml:space="preserve">The scenario implemented within this project can be described as a main processing unit that wants to communicate with a remote memory. The </w:t>
      </w:r>
      <w:r w:rsidR="000C388C">
        <w:t xml:space="preserve">data-exchange </w:t>
      </w:r>
      <w:r>
        <w:t xml:space="preserve">messages from the main unit </w:t>
      </w:r>
      <w:r w:rsidR="009A257B">
        <w:t xml:space="preserve">are sent via parallel Wishbone interface, but instead of driving the wide Wishbone bus over the entire board, the </w:t>
      </w:r>
      <w:r w:rsidR="000C388C">
        <w:t>required actions are being performed over a serial interface</w:t>
      </w:r>
      <w:r w:rsidR="009A257B">
        <w:t>.</w:t>
      </w:r>
    </w:p>
    <w:p w:rsidR="0007598F" w:rsidRDefault="000C388C" w:rsidP="007732B0">
      <w:pPr>
        <w:spacing w:after="200"/>
      </w:pPr>
      <w:r>
        <w:t xml:space="preserve">The system </w:t>
      </w:r>
      <w:del w:id="642" w:author="Beeri" w:date="2011-12-08T08:47:00Z">
        <w:r w:rsidDel="007732B0">
          <w:delText xml:space="preserve">contains </w:delText>
        </w:r>
      </w:del>
      <w:ins w:id="643" w:author="Beeri" w:date="2011-12-08T08:47:00Z">
        <w:r w:rsidR="007732B0">
          <w:t xml:space="preserve">is consumed </w:t>
        </w:r>
      </w:ins>
      <w:r>
        <w:t xml:space="preserve">of master and slave hosts. </w:t>
      </w:r>
      <w:r w:rsidR="009A257B">
        <w:t xml:space="preserve">The </w:t>
      </w:r>
      <w:r w:rsidR="0007598F">
        <w:t>master host implements</w:t>
      </w:r>
      <w:r w:rsidR="009A257B">
        <w:t xml:space="preserve"> a Wishbone Slave</w:t>
      </w:r>
      <w:r w:rsidR="0007598F">
        <w:t xml:space="preserve"> interface</w:t>
      </w:r>
      <w:r w:rsidR="009A257B">
        <w:t>. It receives the messages via the Wishbone parallel interface, and uses the SPI protocol to connect with a slave host, that is attached to the external RAM. The slave host then</w:t>
      </w:r>
      <w:r w:rsidR="0007598F">
        <w:t xml:space="preserve"> performs the required action</w:t>
      </w:r>
      <w:ins w:id="644" w:author="Beeri" w:date="2011-12-08T08:47:00Z">
        <w:r w:rsidR="007732B0">
          <w:t>s</w:t>
        </w:r>
      </w:ins>
      <w:r w:rsidR="0007598F">
        <w:t xml:space="preserve">, and if </w:t>
      </w:r>
      <w:del w:id="645" w:author="Beeri" w:date="2011-12-08T08:48:00Z">
        <w:r w:rsidR="0007598F" w:rsidDel="007732B0">
          <w:delText>needed</w:delText>
        </w:r>
      </w:del>
      <w:ins w:id="646" w:author="Beeri" w:date="2011-12-08T08:48:00Z">
        <w:r w:rsidR="007732B0">
          <w:t>required</w:t>
        </w:r>
      </w:ins>
      <w:r w:rsidR="0007598F">
        <w:t>, sends data back to the master host</w:t>
      </w:r>
      <w:r>
        <w:t xml:space="preserve"> via SPI</w:t>
      </w:r>
      <w:ins w:id="647" w:author="Beeri" w:date="2011-12-08T08:48:00Z">
        <w:r w:rsidR="007732B0">
          <w:t xml:space="preserve"> interface</w:t>
        </w:r>
      </w:ins>
      <w:r w:rsidR="0007598F">
        <w:t>. After the action has been performed, the master host confirms the successful completion of the instruction over the Wishbone interface.</w:t>
      </w:r>
    </w:p>
    <w:p w:rsidR="0007598F" w:rsidRDefault="0007598F" w:rsidP="00491242">
      <w:r>
        <w:t>The implemented architecture supports 3 different data-exchange instructions:</w:t>
      </w:r>
    </w:p>
    <w:p w:rsidR="0007598F" w:rsidRDefault="0007598F" w:rsidP="007732B0">
      <w:pPr>
        <w:pStyle w:val="ListParagraph"/>
        <w:numPr>
          <w:ilvl w:val="0"/>
          <w:numId w:val="9"/>
        </w:numPr>
        <w:spacing w:after="200" w:line="276" w:lineRule="auto"/>
        <w:ind w:left="284" w:hanging="284"/>
      </w:pPr>
      <w:r>
        <w:t xml:space="preserve"> Read from memory – data </w:t>
      </w:r>
      <w:del w:id="648" w:author="Beeri" w:date="2011-12-08T08:48:00Z">
        <w:r w:rsidDel="007732B0">
          <w:delText xml:space="preserve">needs to </w:delText>
        </w:r>
      </w:del>
      <w:ins w:id="649" w:author="Beeri" w:date="2011-12-08T08:48:00Z">
        <w:r w:rsidR="007732B0">
          <w:t xml:space="preserve">is </w:t>
        </w:r>
      </w:ins>
      <w:del w:id="650" w:author="Beeri" w:date="2011-12-08T08:48:00Z">
        <w:r w:rsidDel="007732B0">
          <w:delText xml:space="preserve">be </w:delText>
        </w:r>
      </w:del>
      <w:r>
        <w:t>read from the external RAM, and sent back over the Wishbone interface.</w:t>
      </w:r>
    </w:p>
    <w:p w:rsidR="0007598F" w:rsidRDefault="0007598F" w:rsidP="007732B0">
      <w:pPr>
        <w:pStyle w:val="ListParagraph"/>
        <w:numPr>
          <w:ilvl w:val="0"/>
          <w:numId w:val="9"/>
        </w:numPr>
        <w:spacing w:after="200" w:line="276" w:lineRule="auto"/>
        <w:ind w:left="284" w:hanging="284"/>
      </w:pPr>
      <w:r>
        <w:t xml:space="preserve">Write to memory – data is received over the Wishbone interface, and </w:t>
      </w:r>
      <w:del w:id="651" w:author="Beeri" w:date="2011-12-08T08:48:00Z">
        <w:r w:rsidDel="007732B0">
          <w:delText xml:space="preserve">needs to be </w:delText>
        </w:r>
      </w:del>
      <w:r>
        <w:t xml:space="preserve">written </w:t>
      </w:r>
      <w:del w:id="652" w:author="Beeri" w:date="2011-12-08T08:48:00Z">
        <w:r w:rsidDel="007732B0">
          <w:delText xml:space="preserve">into </w:delText>
        </w:r>
      </w:del>
      <w:ins w:id="653" w:author="Beeri" w:date="2011-12-08T08:48:00Z">
        <w:r w:rsidR="007732B0">
          <w:t xml:space="preserve">to </w:t>
        </w:r>
      </w:ins>
      <w:r>
        <w:t>the external RAM.</w:t>
      </w:r>
    </w:p>
    <w:p w:rsidR="00366C73" w:rsidRDefault="0007598F" w:rsidP="00167CAB">
      <w:pPr>
        <w:pStyle w:val="ListParagraph"/>
        <w:numPr>
          <w:ilvl w:val="0"/>
          <w:numId w:val="9"/>
        </w:numPr>
        <w:spacing w:after="200" w:line="276" w:lineRule="auto"/>
        <w:ind w:left="284" w:hanging="284"/>
      </w:pPr>
      <w:r>
        <w:t xml:space="preserve">Configure register – new </w:t>
      </w:r>
      <w:ins w:id="654" w:author="Beeri" w:date="2011-12-08T08:49:00Z">
        <w:r w:rsidR="00167CAB">
          <w:t xml:space="preserve">CPOL, CPHA </w:t>
        </w:r>
      </w:ins>
      <w:r>
        <w:t xml:space="preserve">values </w:t>
      </w:r>
      <w:del w:id="655" w:author="Beeri" w:date="2011-12-08T08:49:00Z">
        <w:r w:rsidDel="00167CAB">
          <w:delText xml:space="preserve">needs to be </w:delText>
        </w:r>
      </w:del>
      <w:ins w:id="656" w:author="Beeri" w:date="2011-12-08T08:49:00Z">
        <w:r w:rsidR="00167CAB">
          <w:t xml:space="preserve">are </w:t>
        </w:r>
      </w:ins>
      <w:r>
        <w:t>written into the configuration register of the SPI Slave.</w:t>
      </w:r>
      <w:r w:rsidR="00366C73">
        <w:t xml:space="preserve"> This enables to configure the SPI Slave internally.</w:t>
      </w:r>
    </w:p>
    <w:p w:rsidR="00366C73" w:rsidRDefault="00366C73" w:rsidP="00366C73">
      <w:pPr>
        <w:spacing w:after="200" w:line="276" w:lineRule="auto"/>
      </w:pPr>
      <w:r>
        <w:t>In order to perform those instructions over a serial interface, a new message structure had to be defined, and handled by both the master and slave hosts. The master host is gathering all the received information from the Wishbone interface, including action type, data and address, and builds a message that contains all the required information for the slave host. The slave host then unpacks the message, performs the action, and in case of RAM read request, sends a message back to the master host.</w:t>
      </w: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Pr="00E94881" w:rsidRDefault="00FA39DD" w:rsidP="00366C73">
      <w:pPr>
        <w:spacing w:after="200" w:line="276" w:lineRule="auto"/>
      </w:pPr>
    </w:p>
    <w:p w:rsidR="00866473" w:rsidRDefault="005D23E2" w:rsidP="00866473">
      <w:pPr>
        <w:pStyle w:val="Heading2"/>
      </w:pPr>
      <w:bookmarkStart w:id="657" w:name="_Toc311187389"/>
      <w:r>
        <w:lastRenderedPageBreak/>
        <w:t>3.1</w:t>
      </w:r>
      <w:r w:rsidR="00866473">
        <w:t xml:space="preserve"> Top Architecture</w:t>
      </w:r>
      <w:bookmarkEnd w:id="657"/>
    </w:p>
    <w:p w:rsidR="00FA39DD" w:rsidRPr="00FA39DD" w:rsidRDefault="00FA39DD" w:rsidP="00FA39DD"/>
    <w:p w:rsidR="00FA39DD" w:rsidRDefault="00FA39DD" w:rsidP="00FA39DD">
      <w:pPr>
        <w:keepNext/>
      </w:pPr>
      <w:r w:rsidRPr="00FA39DD">
        <w:rPr>
          <w:noProof/>
        </w:rPr>
        <w:drawing>
          <wp:inline distT="0" distB="0" distL="0" distR="0">
            <wp:extent cx="5274310" cy="1762855"/>
            <wp:effectExtent l="19050" t="0" r="254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274310" cy="1762855"/>
                    </a:xfrm>
                    <a:prstGeom prst="rect">
                      <a:avLst/>
                    </a:prstGeom>
                    <a:noFill/>
                  </pic:spPr>
                </pic:pic>
              </a:graphicData>
            </a:graphic>
          </wp:inline>
        </w:drawing>
      </w:r>
    </w:p>
    <w:p w:rsidR="00FA39DD" w:rsidRDefault="00FA39DD" w:rsidP="00FA39DD">
      <w:pPr>
        <w:pStyle w:val="Caption"/>
        <w:bidi w:val="0"/>
        <w:jc w:val="center"/>
      </w:pPr>
      <w:bookmarkStart w:id="658" w:name="_Toc311187441"/>
      <w:r>
        <w:t xml:space="preserve">Figure </w:t>
      </w:r>
      <w:fldSimple w:instr=" SEQ Figure \* ARABIC ">
        <w:r w:rsidR="00DA43C2">
          <w:rPr>
            <w:noProof/>
          </w:rPr>
          <w:t>9</w:t>
        </w:r>
      </w:fldSimple>
      <w:r>
        <w:rPr>
          <w:noProof/>
        </w:rPr>
        <w:t xml:space="preserve"> - Top Architecture</w:t>
      </w:r>
      <w:bookmarkEnd w:id="658"/>
    </w:p>
    <w:p w:rsidR="00FA39DD" w:rsidRDefault="00FA39DD" w:rsidP="00866473"/>
    <w:p w:rsidR="00F62C8F" w:rsidRDefault="00F62C8F" w:rsidP="00866473"/>
    <w:p w:rsidR="00866473" w:rsidRDefault="000C388C" w:rsidP="00866473">
      <w:r>
        <w:t>The system consists of 3 main blocks:</w:t>
      </w:r>
    </w:p>
    <w:p w:rsidR="000C388C" w:rsidRDefault="000C388C" w:rsidP="000C388C">
      <w:pPr>
        <w:pStyle w:val="ListParagraph"/>
        <w:numPr>
          <w:ilvl w:val="0"/>
          <w:numId w:val="9"/>
        </w:numPr>
        <w:spacing w:after="200" w:line="276" w:lineRule="auto"/>
        <w:ind w:left="284" w:hanging="284"/>
      </w:pPr>
      <w:r>
        <w:t xml:space="preserve">Master Host – </w:t>
      </w:r>
      <w:r w:rsidR="00FA39DD">
        <w:t>has two main interfaces:</w:t>
      </w:r>
    </w:p>
    <w:p w:rsidR="00FA39DD" w:rsidRDefault="00FA39DD" w:rsidP="00FA39DD">
      <w:pPr>
        <w:pStyle w:val="ListParagraph"/>
        <w:numPr>
          <w:ilvl w:val="1"/>
          <w:numId w:val="9"/>
        </w:numPr>
        <w:spacing w:after="200" w:line="276" w:lineRule="auto"/>
        <w:ind w:left="709" w:hanging="425"/>
      </w:pPr>
      <w:r>
        <w:t>Wishbone Slave Interface – through this interface the master host communicates of a Wishbone Master that initiates the parallel Wishbone transactions.</w:t>
      </w:r>
    </w:p>
    <w:p w:rsidR="00FA39DD" w:rsidRDefault="00FA39DD" w:rsidP="00FA39DD">
      <w:pPr>
        <w:pStyle w:val="ListParagraph"/>
        <w:numPr>
          <w:ilvl w:val="1"/>
          <w:numId w:val="9"/>
        </w:numPr>
        <w:spacing w:after="200" w:line="276" w:lineRule="auto"/>
        <w:ind w:left="709" w:hanging="425"/>
      </w:pPr>
      <w:r>
        <w:t>SPI Master – through this interface data is transferred between the master host and the slave host.</w:t>
      </w:r>
    </w:p>
    <w:p w:rsidR="000C388C" w:rsidRDefault="000C388C" w:rsidP="000C388C">
      <w:pPr>
        <w:pStyle w:val="ListParagraph"/>
        <w:numPr>
          <w:ilvl w:val="0"/>
          <w:numId w:val="9"/>
        </w:numPr>
        <w:spacing w:after="200" w:line="276" w:lineRule="auto"/>
        <w:ind w:left="284" w:hanging="284"/>
      </w:pPr>
      <w:r>
        <w:t xml:space="preserve">Slave Host – </w:t>
      </w:r>
      <w:r w:rsidR="00FA39DD">
        <w:t>has two main interfaces:</w:t>
      </w:r>
    </w:p>
    <w:p w:rsidR="00FA39DD" w:rsidRDefault="00FA39DD" w:rsidP="00FA39DD">
      <w:pPr>
        <w:pStyle w:val="ListParagraph"/>
        <w:numPr>
          <w:ilvl w:val="1"/>
          <w:numId w:val="9"/>
        </w:numPr>
        <w:spacing w:after="200" w:line="276" w:lineRule="auto"/>
        <w:ind w:left="709" w:hanging="425"/>
      </w:pPr>
      <w:r>
        <w:t>SPI Slave – connects the slave host and the master host.</w:t>
      </w:r>
    </w:p>
    <w:p w:rsidR="00FA39DD" w:rsidRDefault="00FA39DD" w:rsidP="00FA39DD">
      <w:pPr>
        <w:pStyle w:val="ListParagraph"/>
        <w:numPr>
          <w:ilvl w:val="1"/>
          <w:numId w:val="9"/>
        </w:numPr>
        <w:spacing w:after="200" w:line="276" w:lineRule="auto"/>
        <w:ind w:left="709" w:hanging="425"/>
      </w:pPr>
      <w:r>
        <w:t>RAM Interface – through this interface data is read from, or written to the external RAM.</w:t>
      </w:r>
    </w:p>
    <w:p w:rsidR="00866473" w:rsidRDefault="000C388C" w:rsidP="00FA39DD">
      <w:pPr>
        <w:pStyle w:val="ListParagraph"/>
        <w:numPr>
          <w:ilvl w:val="0"/>
          <w:numId w:val="9"/>
        </w:numPr>
        <w:spacing w:after="200" w:line="276" w:lineRule="auto"/>
        <w:ind w:left="284" w:hanging="284"/>
      </w:pPr>
      <w:r>
        <w:t>External RAM</w:t>
      </w:r>
      <w:r w:rsidR="00FA39DD">
        <w:t>.</w:t>
      </w:r>
    </w:p>
    <w:p w:rsidR="00866473" w:rsidRDefault="005D23E2" w:rsidP="000B2E43">
      <w:pPr>
        <w:pStyle w:val="Heading2"/>
      </w:pPr>
      <w:bookmarkStart w:id="659" w:name="_Toc311187390"/>
      <w:r>
        <w:t>3.2</w:t>
      </w:r>
      <w:r w:rsidR="00866473">
        <w:t xml:space="preserve"> Message Structure</w:t>
      </w:r>
      <w:bookmarkEnd w:id="659"/>
    </w:p>
    <w:p w:rsidR="00866473" w:rsidRDefault="00FA39DD" w:rsidP="00866473">
      <w:r>
        <w:t>Several different fields are received by the master host via the Wishbone Slave interface. These fields include:</w:t>
      </w:r>
    </w:p>
    <w:p w:rsidR="00FA39DD" w:rsidRDefault="00FA39DD" w:rsidP="00FA39DD">
      <w:pPr>
        <w:pStyle w:val="ListParagraph"/>
        <w:numPr>
          <w:ilvl w:val="0"/>
          <w:numId w:val="9"/>
        </w:numPr>
        <w:spacing w:after="200" w:line="276" w:lineRule="auto"/>
        <w:ind w:left="284" w:hanging="284"/>
      </w:pPr>
      <w:r>
        <w:t>Instruction type – RAM read, RAM write or Register Configuration.</w:t>
      </w:r>
    </w:p>
    <w:p w:rsidR="00FA39DD" w:rsidRDefault="00FA39DD" w:rsidP="00FA39DD">
      <w:pPr>
        <w:pStyle w:val="ListParagraph"/>
        <w:numPr>
          <w:ilvl w:val="0"/>
          <w:numId w:val="9"/>
        </w:numPr>
        <w:spacing w:after="200" w:line="276" w:lineRule="auto"/>
        <w:ind w:left="284" w:hanging="284"/>
      </w:pPr>
      <w:r>
        <w:t>Address – for RAM read or write.</w:t>
      </w:r>
    </w:p>
    <w:p w:rsidR="00FA39DD" w:rsidRDefault="00FA39DD" w:rsidP="00FA39DD">
      <w:pPr>
        <w:pStyle w:val="ListParagraph"/>
        <w:numPr>
          <w:ilvl w:val="0"/>
          <w:numId w:val="9"/>
        </w:numPr>
        <w:spacing w:after="200" w:line="276" w:lineRule="auto"/>
        <w:ind w:left="284" w:hanging="284"/>
      </w:pPr>
      <w:r>
        <w:t>Burst size – the number of bytes to be written into or read from the RAM.</w:t>
      </w:r>
    </w:p>
    <w:p w:rsidR="00FA39DD" w:rsidRDefault="00FA39DD" w:rsidP="00FA39DD">
      <w:pPr>
        <w:pStyle w:val="ListParagraph"/>
        <w:numPr>
          <w:ilvl w:val="0"/>
          <w:numId w:val="9"/>
        </w:numPr>
        <w:spacing w:after="200" w:line="276" w:lineRule="auto"/>
        <w:ind w:left="284" w:hanging="284"/>
      </w:pPr>
      <w:r>
        <w:t>Data – in case of RAM write or Register Configuration.</w:t>
      </w:r>
    </w:p>
    <w:p w:rsidR="00FA39DD" w:rsidRDefault="00FA39DD" w:rsidP="00FA39DD">
      <w:pPr>
        <w:spacing w:after="200" w:line="276" w:lineRule="auto"/>
      </w:pPr>
      <w:r>
        <w:t xml:space="preserve">These instruction fields must be delivered over the SPI to the slave host, in order for the slave host to perform the correct actions. This requires the definition of a communication protocol that will be used between the master and slave host. </w:t>
      </w:r>
    </w:p>
    <w:p w:rsidR="00F62C8F" w:rsidRDefault="00F62C8F" w:rsidP="00F62C8F">
      <w:pPr>
        <w:spacing w:line="276" w:lineRule="auto"/>
      </w:pPr>
      <w:r>
        <w:t xml:space="preserve">The protocol defines a </w:t>
      </w:r>
      <w:r w:rsidRPr="00082BBD">
        <w:rPr>
          <w:b/>
          <w:bCs/>
        </w:rPr>
        <w:t>SPI Message</w:t>
      </w:r>
      <w:r>
        <w:t xml:space="preserve"> that is consumed of the following blocks:</w:t>
      </w:r>
    </w:p>
    <w:p w:rsidR="00F62C8F" w:rsidRDefault="00F62C8F" w:rsidP="00F62C8F">
      <w:pPr>
        <w:pStyle w:val="ListParagraph"/>
        <w:numPr>
          <w:ilvl w:val="0"/>
          <w:numId w:val="15"/>
        </w:numPr>
        <w:spacing w:after="200" w:line="276" w:lineRule="auto"/>
        <w:ind w:left="284" w:hanging="284"/>
      </w:pPr>
      <w:r>
        <w:rPr>
          <w:b/>
          <w:bCs/>
        </w:rPr>
        <w:t xml:space="preserve">SOF </w:t>
      </w:r>
      <w:r>
        <w:t>–</w:t>
      </w:r>
      <w:r w:rsidRPr="002F4398">
        <w:t xml:space="preserve"> S</w:t>
      </w:r>
      <w:r>
        <w:t>tart of Frame (Head).</w:t>
      </w:r>
    </w:p>
    <w:p w:rsidR="00F62C8F" w:rsidRDefault="00F62C8F" w:rsidP="00F62C8F">
      <w:pPr>
        <w:pStyle w:val="ListParagraph"/>
        <w:numPr>
          <w:ilvl w:val="0"/>
          <w:numId w:val="15"/>
        </w:numPr>
        <w:spacing w:after="200" w:line="276" w:lineRule="auto"/>
        <w:ind w:left="284" w:hanging="284"/>
      </w:pPr>
      <w:r>
        <w:rPr>
          <w:b/>
          <w:bCs/>
        </w:rPr>
        <w:t xml:space="preserve">Type </w:t>
      </w:r>
      <w:r>
        <w:t>– Message type (data read / data write / configuration).</w:t>
      </w:r>
    </w:p>
    <w:p w:rsidR="00F62C8F" w:rsidRDefault="00F62C8F" w:rsidP="00F62C8F">
      <w:pPr>
        <w:pStyle w:val="ListParagraph"/>
        <w:numPr>
          <w:ilvl w:val="0"/>
          <w:numId w:val="15"/>
        </w:numPr>
        <w:spacing w:after="200" w:line="276" w:lineRule="auto"/>
        <w:ind w:left="284" w:hanging="284"/>
      </w:pPr>
      <w:r>
        <w:rPr>
          <w:b/>
          <w:bCs/>
        </w:rPr>
        <w:t xml:space="preserve">Address </w:t>
      </w:r>
      <w:r>
        <w:t>– The base address for the external RAM read or write.</w:t>
      </w:r>
    </w:p>
    <w:p w:rsidR="00F62C8F" w:rsidRDefault="00F62C8F" w:rsidP="00F62C8F">
      <w:pPr>
        <w:spacing w:after="200" w:line="276" w:lineRule="auto"/>
      </w:pPr>
    </w:p>
    <w:p w:rsidR="00F62C8F" w:rsidRDefault="00F62C8F" w:rsidP="00F62C8F">
      <w:pPr>
        <w:pStyle w:val="ListParagraph"/>
        <w:numPr>
          <w:ilvl w:val="0"/>
          <w:numId w:val="15"/>
        </w:numPr>
        <w:spacing w:after="200" w:line="276" w:lineRule="auto"/>
        <w:ind w:left="284" w:hanging="284"/>
      </w:pPr>
      <w:r>
        <w:rPr>
          <w:b/>
          <w:bCs/>
        </w:rPr>
        <w:lastRenderedPageBreak/>
        <w:t xml:space="preserve">Data length </w:t>
      </w:r>
      <w:r>
        <w:t>– Data (Payload) length, the size of the Data block within the message:</w:t>
      </w:r>
    </w:p>
    <w:p w:rsidR="00F62C8F" w:rsidRDefault="00C171E3" w:rsidP="001A4B53">
      <w:pPr>
        <w:pStyle w:val="ListParagraph"/>
        <w:numPr>
          <w:ilvl w:val="1"/>
          <w:numId w:val="15"/>
        </w:numPr>
        <w:spacing w:after="200" w:line="276" w:lineRule="auto"/>
        <w:ind w:left="709" w:hanging="425"/>
      </w:pPr>
      <w:r>
        <w:t>RAM W</w:t>
      </w:r>
      <w:r w:rsidR="00F62C8F">
        <w:t xml:space="preserve">rite – </w:t>
      </w:r>
      <w:r w:rsidR="001A4B53">
        <w:t xml:space="preserve">the field </w:t>
      </w:r>
      <w:r w:rsidR="00F62C8F">
        <w:t>will contain the number of data bytes that needs to be written into the RAM</w:t>
      </w:r>
      <w:r w:rsidR="001A4B53">
        <w:t>, reduced by one</w:t>
      </w:r>
      <w:r w:rsidR="00F62C8F">
        <w:t>.</w:t>
      </w:r>
      <w:r w:rsidR="001A4B53">
        <w:t xml:space="preserve"> Meaning, that if we take the first data byte to have the address of 0x00, then in a case of 256 bytes burst, the address of the last byte is 0xFF, and this will be the value of the Data Length field. </w:t>
      </w:r>
    </w:p>
    <w:p w:rsidR="00F62C8F" w:rsidRDefault="00C171E3" w:rsidP="001A4B53">
      <w:pPr>
        <w:pStyle w:val="ListParagraph"/>
        <w:numPr>
          <w:ilvl w:val="1"/>
          <w:numId w:val="15"/>
        </w:numPr>
        <w:spacing w:after="200" w:line="276" w:lineRule="auto"/>
        <w:ind w:left="709" w:hanging="425"/>
      </w:pPr>
      <w:r>
        <w:t>RAM R</w:t>
      </w:r>
      <w:r w:rsidR="001A4B53">
        <w:t>ead / Configuration – the field will contain a value of 0x00, meaning that the Data payload is of one byte only.</w:t>
      </w:r>
    </w:p>
    <w:p w:rsidR="00F62C8F" w:rsidRDefault="00F62C8F" w:rsidP="00F62C8F">
      <w:pPr>
        <w:pStyle w:val="ListParagraph"/>
        <w:numPr>
          <w:ilvl w:val="0"/>
          <w:numId w:val="15"/>
        </w:numPr>
        <w:spacing w:after="200" w:line="276" w:lineRule="auto"/>
        <w:ind w:left="284" w:hanging="284"/>
      </w:pPr>
      <w:r>
        <w:rPr>
          <w:b/>
          <w:bCs/>
        </w:rPr>
        <w:t xml:space="preserve">Data (Payload) </w:t>
      </w:r>
      <w:r w:rsidR="001A4B53">
        <w:t>– the data block. It's contents depend on the type of the message:</w:t>
      </w:r>
    </w:p>
    <w:p w:rsidR="001A4B53" w:rsidRDefault="00C171E3" w:rsidP="001A4B53">
      <w:pPr>
        <w:pStyle w:val="ListParagraph"/>
        <w:numPr>
          <w:ilvl w:val="1"/>
          <w:numId w:val="15"/>
        </w:numPr>
        <w:spacing w:after="200" w:line="276" w:lineRule="auto"/>
        <w:ind w:left="709" w:hanging="425"/>
      </w:pPr>
      <w:r>
        <w:t>RAM W</w:t>
      </w:r>
      <w:r w:rsidR="001A4B53">
        <w:t xml:space="preserve">rite – the block will contain all the data that will be written to the RAM, starting from the base address. </w:t>
      </w:r>
    </w:p>
    <w:p w:rsidR="001A4B53" w:rsidRDefault="00C171E3" w:rsidP="001A4B53">
      <w:pPr>
        <w:pStyle w:val="ListParagraph"/>
        <w:numPr>
          <w:ilvl w:val="1"/>
          <w:numId w:val="15"/>
        </w:numPr>
        <w:spacing w:after="200" w:line="276" w:lineRule="auto"/>
        <w:ind w:left="709" w:hanging="425"/>
      </w:pPr>
      <w:r>
        <w:t>RAM R</w:t>
      </w:r>
      <w:r w:rsidR="001A4B53">
        <w:t>ead – the block will contain the size of the read burst reduced by one. For example, if the value of the data byte is 0xFF, then 256 bytes needs to be read from the RAM, starting from the base address.</w:t>
      </w:r>
    </w:p>
    <w:p w:rsidR="00F62C8F" w:rsidRDefault="00BD7756" w:rsidP="00F62C8F">
      <w:pPr>
        <w:pStyle w:val="ListParagraph"/>
        <w:numPr>
          <w:ilvl w:val="0"/>
          <w:numId w:val="15"/>
        </w:numPr>
        <w:spacing w:after="200" w:line="276" w:lineRule="auto"/>
        <w:ind w:left="284" w:hanging="284"/>
      </w:pPr>
      <w:r>
        <w:rPr>
          <w:b/>
          <w:bCs/>
        </w:rPr>
        <w:t>Checksum</w:t>
      </w:r>
      <w:r w:rsidR="00F62C8F">
        <w:rPr>
          <w:b/>
          <w:bCs/>
        </w:rPr>
        <w:t xml:space="preserve"> </w:t>
      </w:r>
      <w:r>
        <w:t xml:space="preserve">– </w:t>
      </w:r>
      <w:r w:rsidR="00F62C8F">
        <w:t>Checksum will be used</w:t>
      </w:r>
      <w:r>
        <w:t xml:space="preserve"> as a method of detecting errors. Checksum value</w:t>
      </w:r>
      <w:r w:rsidR="00F62C8F">
        <w:t xml:space="preserve"> will be calculated from the Type block to the Data block</w:t>
      </w:r>
      <w:ins w:id="660" w:author="Beeri" w:date="2011-12-08T08:50:00Z">
        <w:r w:rsidR="00167CAB">
          <w:t>, inclusive</w:t>
        </w:r>
      </w:ins>
      <w:r>
        <w:t>.</w:t>
      </w:r>
    </w:p>
    <w:p w:rsidR="00F62C8F" w:rsidRPr="002F4398" w:rsidRDefault="00F62C8F" w:rsidP="00F62C8F">
      <w:pPr>
        <w:pStyle w:val="ListParagraph"/>
        <w:numPr>
          <w:ilvl w:val="0"/>
          <w:numId w:val="15"/>
        </w:numPr>
        <w:spacing w:after="200" w:line="276" w:lineRule="auto"/>
        <w:ind w:left="284" w:hanging="284"/>
      </w:pPr>
      <w:r>
        <w:rPr>
          <w:b/>
          <w:bCs/>
        </w:rPr>
        <w:t xml:space="preserve">EOF </w:t>
      </w:r>
      <w:r>
        <w:t>– End of frame (Tail)</w:t>
      </w:r>
      <w:r w:rsidR="00BD7756">
        <w:t>.</w:t>
      </w:r>
    </w:p>
    <w:p w:rsidR="00BD7756" w:rsidRDefault="00BD7756" w:rsidP="00BD7756">
      <w:pPr>
        <w:keepNext/>
        <w:spacing w:after="200" w:line="276" w:lineRule="auto"/>
        <w:jc w:val="center"/>
      </w:pPr>
      <w:r w:rsidRPr="00BD7756">
        <w:rPr>
          <w:noProof/>
        </w:rPr>
        <w:drawing>
          <wp:inline distT="0" distB="0" distL="0" distR="0">
            <wp:extent cx="1855470" cy="3489960"/>
            <wp:effectExtent l="19050" t="0" r="0" b="0"/>
            <wp:docPr id="23" name="אובייקט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857375" cy="4457700"/>
                      <a:chOff x="3929058" y="1643050"/>
                      <a:chExt cx="1857375" cy="4457700"/>
                    </a:xfrm>
                  </a:grpSpPr>
                  <a:pic>
                    <a:nvPicPr>
                      <a:cNvPr id="4" name="Picture 2"/>
                      <a:cNvPicPr>
                        <a:picLocks noGrp="1" noChangeAspect="1" noChangeArrowheads="1"/>
                      </a:cNvPicPr>
                    </a:nvPicPr>
                    <a:blipFill>
                      <a:blip r:embed="rId27" cstate="print"/>
                      <a:srcRect/>
                      <a:stretch>
                        <a:fillRect/>
                      </a:stretch>
                    </a:blipFill>
                    <a:spPr bwMode="auto">
                      <a:xfrm>
                        <a:off x="3929058" y="1643050"/>
                        <a:ext cx="1857375" cy="4457700"/>
                      </a:xfrm>
                      <a:prstGeom prst="rect">
                        <a:avLst/>
                      </a:prstGeom>
                      <a:noFill/>
                      <a:ln w="9525">
                        <a:noFill/>
                        <a:miter lim="800000"/>
                        <a:headEnd/>
                        <a:tailEnd/>
                      </a:ln>
                      <a:effectLst/>
                    </a:spPr>
                  </a:pic>
                  <a:sp>
                    <a:nvSpPr>
                      <a:cNvPr id="5" name="מלבן 4"/>
                      <a:cNvSpPr/>
                    </a:nvSpPr>
                    <a:spPr>
                      <a:xfrm>
                        <a:off x="4071934" y="5143512"/>
                        <a:ext cx="1571636" cy="391014"/>
                      </a:xfrm>
                      <a:prstGeom prst="rect">
                        <a:avLst/>
                      </a:prstGeom>
                      <a:solidFill>
                        <a:schemeClr val="tx1"/>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Checksum</a:t>
                          </a: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F62C8F" w:rsidRDefault="00BD7756" w:rsidP="00BD7756">
      <w:pPr>
        <w:pStyle w:val="Caption"/>
        <w:bidi w:val="0"/>
        <w:jc w:val="center"/>
      </w:pPr>
      <w:bookmarkStart w:id="661" w:name="_Toc311187442"/>
      <w:r>
        <w:t xml:space="preserve">Figure </w:t>
      </w:r>
      <w:fldSimple w:instr=" SEQ Figure \* ARABIC ">
        <w:r w:rsidR="00DA43C2">
          <w:rPr>
            <w:noProof/>
          </w:rPr>
          <w:t>10</w:t>
        </w:r>
      </w:fldSimple>
      <w:r>
        <w:t xml:space="preserve"> - Message Structure</w:t>
      </w:r>
      <w:bookmarkEnd w:id="661"/>
    </w:p>
    <w:p w:rsidR="00866473" w:rsidRDefault="00866473" w:rsidP="00866473"/>
    <w:p w:rsidR="00BD7756" w:rsidRDefault="00BD7756" w:rsidP="00866473"/>
    <w:p w:rsidR="00BD7756" w:rsidRDefault="00BD7756" w:rsidP="00866473"/>
    <w:p w:rsidR="00BD7756" w:rsidRDefault="00BD7756" w:rsidP="00866473"/>
    <w:p w:rsidR="00BD7756" w:rsidRDefault="00BD7756" w:rsidP="00866473"/>
    <w:p w:rsidR="00BD7756" w:rsidRDefault="00BD7756" w:rsidP="00866473"/>
    <w:p w:rsidR="00866473" w:rsidRDefault="005D23E2" w:rsidP="00866473">
      <w:pPr>
        <w:pStyle w:val="Heading2"/>
      </w:pPr>
      <w:bookmarkStart w:id="662" w:name="_Toc311187391"/>
      <w:r>
        <w:lastRenderedPageBreak/>
        <w:t>3.3</w:t>
      </w:r>
      <w:r w:rsidR="00866473">
        <w:t xml:space="preserve"> Master Host Design</w:t>
      </w:r>
      <w:bookmarkEnd w:id="662"/>
    </w:p>
    <w:p w:rsidR="004D1AFE" w:rsidRPr="004D1AFE" w:rsidRDefault="004D1AFE" w:rsidP="004D1AFE"/>
    <w:p w:rsidR="004D1AFE" w:rsidRDefault="004D1AFE" w:rsidP="004D1AFE">
      <w:pPr>
        <w:keepNext/>
      </w:pPr>
      <w:r w:rsidRPr="004D1AFE">
        <w:rPr>
          <w:noProof/>
        </w:rPr>
        <w:drawing>
          <wp:inline distT="0" distB="0" distL="0" distR="0">
            <wp:extent cx="5274310" cy="2527150"/>
            <wp:effectExtent l="19050" t="0" r="254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527150"/>
                    </a:xfrm>
                    <a:prstGeom prst="rect">
                      <a:avLst/>
                    </a:prstGeom>
                    <a:noFill/>
                  </pic:spPr>
                </pic:pic>
              </a:graphicData>
            </a:graphic>
          </wp:inline>
        </w:drawing>
      </w:r>
    </w:p>
    <w:p w:rsidR="00866473" w:rsidRDefault="004D1AFE" w:rsidP="004D1AFE">
      <w:pPr>
        <w:pStyle w:val="Caption"/>
        <w:bidi w:val="0"/>
        <w:jc w:val="center"/>
      </w:pPr>
      <w:bookmarkStart w:id="663" w:name="_Toc311187443"/>
      <w:r>
        <w:t xml:space="preserve">Figure </w:t>
      </w:r>
      <w:fldSimple w:instr=" SEQ Figure \* ARABIC ">
        <w:r w:rsidR="00DA43C2">
          <w:rPr>
            <w:noProof/>
          </w:rPr>
          <w:t>11</w:t>
        </w:r>
      </w:fldSimple>
      <w:r>
        <w:rPr>
          <w:noProof/>
        </w:rPr>
        <w:t xml:space="preserve"> - Master Host Design Blocks</w:t>
      </w:r>
      <w:bookmarkEnd w:id="663"/>
    </w:p>
    <w:p w:rsidR="00866473" w:rsidRDefault="00176F67" w:rsidP="00866473">
      <w:r>
        <w:t>The Master Host consists of the following blocks:</w:t>
      </w:r>
    </w:p>
    <w:p w:rsidR="00176F67" w:rsidRDefault="00176F67" w:rsidP="00176F67">
      <w:pPr>
        <w:pStyle w:val="ListParagraph"/>
        <w:numPr>
          <w:ilvl w:val="0"/>
          <w:numId w:val="9"/>
        </w:numPr>
        <w:spacing w:after="200" w:line="276" w:lineRule="auto"/>
        <w:ind w:left="284" w:hanging="284"/>
      </w:pPr>
      <w:r>
        <w:t>Wishbone Slave Controller.</w:t>
      </w:r>
    </w:p>
    <w:p w:rsidR="00176F67" w:rsidRDefault="00176F67" w:rsidP="00176F67">
      <w:pPr>
        <w:pStyle w:val="ListParagraph"/>
        <w:numPr>
          <w:ilvl w:val="0"/>
          <w:numId w:val="9"/>
        </w:numPr>
        <w:spacing w:after="200" w:line="276" w:lineRule="auto"/>
        <w:ind w:left="284" w:hanging="284"/>
      </w:pPr>
      <w:r>
        <w:t>Encoder and Decoder RAM's.</w:t>
      </w:r>
    </w:p>
    <w:p w:rsidR="00176F67" w:rsidRDefault="00176F67" w:rsidP="00176F67">
      <w:pPr>
        <w:pStyle w:val="ListParagraph"/>
        <w:numPr>
          <w:ilvl w:val="0"/>
          <w:numId w:val="9"/>
        </w:numPr>
        <w:spacing w:after="200" w:line="276" w:lineRule="auto"/>
        <w:ind w:left="284" w:hanging="284"/>
      </w:pPr>
      <w:r>
        <w:t>Message Pack Encoder and Decoder.</w:t>
      </w:r>
    </w:p>
    <w:p w:rsidR="000A54FD" w:rsidRDefault="000A54FD" w:rsidP="00176F67">
      <w:pPr>
        <w:pStyle w:val="ListParagraph"/>
        <w:numPr>
          <w:ilvl w:val="0"/>
          <w:numId w:val="9"/>
        </w:numPr>
        <w:spacing w:after="200" w:line="276" w:lineRule="auto"/>
        <w:ind w:left="284" w:hanging="284"/>
      </w:pPr>
      <w:r>
        <w:t>Checksum</w:t>
      </w:r>
      <w:r w:rsidR="001406C0">
        <w:t xml:space="preserve"> Computation</w:t>
      </w:r>
      <w:r>
        <w:t xml:space="preserve"> Unit.</w:t>
      </w:r>
    </w:p>
    <w:p w:rsidR="00176F67" w:rsidRDefault="00176F67" w:rsidP="00176F67">
      <w:pPr>
        <w:pStyle w:val="ListParagraph"/>
        <w:numPr>
          <w:ilvl w:val="0"/>
          <w:numId w:val="9"/>
        </w:numPr>
        <w:spacing w:after="200" w:line="276" w:lineRule="auto"/>
        <w:ind w:left="284" w:hanging="284"/>
      </w:pPr>
      <w:r>
        <w:t>FIFO.</w:t>
      </w:r>
    </w:p>
    <w:p w:rsidR="00176F67" w:rsidRDefault="00176F67" w:rsidP="00176F67">
      <w:pPr>
        <w:pStyle w:val="ListParagraph"/>
        <w:numPr>
          <w:ilvl w:val="0"/>
          <w:numId w:val="9"/>
        </w:numPr>
        <w:spacing w:line="276" w:lineRule="auto"/>
        <w:ind w:left="284" w:hanging="284"/>
      </w:pPr>
      <w:r>
        <w:t>SPI Master.</w:t>
      </w:r>
    </w:p>
    <w:p w:rsidR="00176F67" w:rsidRDefault="00176F67" w:rsidP="00176F67">
      <w:pPr>
        <w:spacing w:after="200" w:line="276" w:lineRule="auto"/>
      </w:pPr>
      <w:r>
        <w:t>Detailed block description can be found at Appendix A.</w:t>
      </w:r>
    </w:p>
    <w:p w:rsidR="00176F67" w:rsidRDefault="00176F67" w:rsidP="00176F67">
      <w:pPr>
        <w:pStyle w:val="Heading3"/>
      </w:pPr>
      <w:bookmarkStart w:id="664" w:name="_Toc311187392"/>
      <w:r>
        <w:t>3.3.1 Master Host Packet Walkthrough</w:t>
      </w:r>
      <w:bookmarkEnd w:id="664"/>
    </w:p>
    <w:p w:rsidR="00176F67" w:rsidRDefault="00176F67" w:rsidP="00176F67">
      <w:pPr>
        <w:pStyle w:val="ListParagraph"/>
        <w:numPr>
          <w:ilvl w:val="0"/>
          <w:numId w:val="16"/>
        </w:numPr>
        <w:ind w:left="284" w:hanging="284"/>
      </w:pPr>
      <w:r>
        <w:t>The Master Host receives a new Wishbone command from the Wishbone Slave interface.</w:t>
      </w:r>
    </w:p>
    <w:p w:rsidR="00176F67" w:rsidRDefault="00176F67" w:rsidP="00176F67">
      <w:pPr>
        <w:pStyle w:val="ListParagraph"/>
        <w:numPr>
          <w:ilvl w:val="0"/>
          <w:numId w:val="16"/>
        </w:numPr>
        <w:spacing w:after="200" w:line="276" w:lineRule="auto"/>
        <w:ind w:left="284" w:hanging="284"/>
      </w:pPr>
      <w:r>
        <w:t>The Wishbone Slave Controller determines the value of the Type, Address and</w:t>
      </w:r>
      <w:r w:rsidR="000A54FD">
        <w:t xml:space="preserve"> Data Length fields of the SPI M</w:t>
      </w:r>
      <w:r>
        <w:t xml:space="preserve">essage, and writes all the received </w:t>
      </w:r>
      <w:r w:rsidR="000A54FD">
        <w:t>data into the Encoder RAM.</w:t>
      </w:r>
    </w:p>
    <w:p w:rsidR="000A54FD" w:rsidRDefault="000A54FD" w:rsidP="00176F67">
      <w:pPr>
        <w:pStyle w:val="ListParagraph"/>
        <w:numPr>
          <w:ilvl w:val="0"/>
          <w:numId w:val="16"/>
        </w:numPr>
        <w:spacing w:after="200" w:line="276" w:lineRule="auto"/>
        <w:ind w:left="284" w:hanging="284"/>
      </w:pPr>
      <w:r>
        <w:t xml:space="preserve">The Message Pack Encoder collects all the information from the Wishbone Slave Controller and all the data from the Encoder RAM, and encodes it into a single SPI Message. </w:t>
      </w:r>
    </w:p>
    <w:p w:rsidR="000A54FD" w:rsidRDefault="000A54FD" w:rsidP="00176F67">
      <w:pPr>
        <w:pStyle w:val="ListParagraph"/>
        <w:numPr>
          <w:ilvl w:val="0"/>
          <w:numId w:val="16"/>
        </w:numPr>
        <w:spacing w:after="200" w:line="276" w:lineRule="auto"/>
        <w:ind w:left="284" w:hanging="284"/>
      </w:pPr>
      <w:r>
        <w:t>The packed SPI Message is written into the FIFO.</w:t>
      </w:r>
    </w:p>
    <w:p w:rsidR="000A54FD" w:rsidRDefault="000A54FD" w:rsidP="00176F67">
      <w:pPr>
        <w:pStyle w:val="ListParagraph"/>
        <w:numPr>
          <w:ilvl w:val="0"/>
          <w:numId w:val="16"/>
        </w:numPr>
        <w:spacing w:after="200" w:line="276" w:lineRule="auto"/>
        <w:ind w:left="284" w:hanging="284"/>
      </w:pPr>
      <w:r>
        <w:t>Since the FIFO contains valid data, the SPI Master initiates a SPI transaction.</w:t>
      </w:r>
    </w:p>
    <w:p w:rsidR="000A54FD" w:rsidRDefault="000A54FD" w:rsidP="00176F67">
      <w:pPr>
        <w:pStyle w:val="ListParagraph"/>
        <w:numPr>
          <w:ilvl w:val="0"/>
          <w:numId w:val="16"/>
        </w:numPr>
        <w:spacing w:after="200" w:line="276" w:lineRule="auto"/>
        <w:ind w:left="284" w:hanging="284"/>
      </w:pPr>
      <w:r>
        <w:t>All the data from the FIFO is read by the SPI Master and sent to the SPI Slave.</w:t>
      </w:r>
      <w:r w:rsidR="00082BBD">
        <w:t xml:space="preserve"> Meanwhile, the SPI Slave sends default </w:t>
      </w:r>
      <w:del w:id="665" w:author="Beeri" w:date="2011-12-08T08:50:00Z">
        <w:r w:rsidR="00082BBD" w:rsidDel="00167CAB">
          <w:delText>data, that</w:delText>
        </w:r>
      </w:del>
      <w:ins w:id="666" w:author="Beeri" w:date="2011-12-08T08:50:00Z">
        <w:r w:rsidR="00167CAB">
          <w:t>data, which</w:t>
        </w:r>
      </w:ins>
      <w:r w:rsidR="00082BBD">
        <w:t xml:space="preserve"> is ignored by the Message Pack Decoder.</w:t>
      </w:r>
    </w:p>
    <w:p w:rsidR="00C867A2" w:rsidRDefault="000A54FD" w:rsidP="00C867A2">
      <w:pPr>
        <w:pStyle w:val="ListParagraph"/>
        <w:numPr>
          <w:ilvl w:val="0"/>
          <w:numId w:val="16"/>
        </w:numPr>
        <w:spacing w:after="200" w:line="276" w:lineRule="auto"/>
        <w:ind w:left="284" w:hanging="284"/>
      </w:pPr>
      <w:r>
        <w:t>When the entire SPI Message has been sent, the FIFO empties.</w:t>
      </w:r>
      <w:r w:rsidR="00C867A2">
        <w:t xml:space="preserve"> </w:t>
      </w:r>
      <w:r>
        <w:t>In case of RAM write or Configuration commands</w:t>
      </w:r>
      <w:r w:rsidR="00C867A2">
        <w:t>, the Master</w:t>
      </w:r>
      <w:r>
        <w:t xml:space="preserve"> Host doesn't wait for confirmation. The SPI Master ends the transaction, and we go directly to </w:t>
      </w:r>
      <w:r w:rsidR="00C867A2">
        <w:t xml:space="preserve">stage </w:t>
      </w:r>
      <w:r w:rsidR="001406C0">
        <w:t>11.</w:t>
      </w:r>
    </w:p>
    <w:p w:rsidR="00C867A2" w:rsidRDefault="00C867A2" w:rsidP="00176F67">
      <w:pPr>
        <w:pStyle w:val="ListParagraph"/>
        <w:numPr>
          <w:ilvl w:val="0"/>
          <w:numId w:val="16"/>
        </w:numPr>
        <w:spacing w:after="200" w:line="276" w:lineRule="auto"/>
        <w:ind w:left="284" w:hanging="284"/>
      </w:pPr>
      <w:r>
        <w:lastRenderedPageBreak/>
        <w:t>In case of RAM read command, the SPI Master has to keep the SPI transaction active in order to receive the data, since the SPI Slave can't initiate a transaction. Therefore, default data is being sent to the SPI Slave.</w:t>
      </w:r>
    </w:p>
    <w:p w:rsidR="00C867A2" w:rsidRDefault="00C867A2" w:rsidP="00C867A2">
      <w:pPr>
        <w:pStyle w:val="ListParagraph"/>
        <w:numPr>
          <w:ilvl w:val="0"/>
          <w:numId w:val="16"/>
        </w:numPr>
        <w:spacing w:after="200" w:line="276" w:lineRule="auto"/>
        <w:ind w:left="284" w:hanging="284"/>
      </w:pPr>
      <w:r>
        <w:t>After the entire SPI Message, which includes the data that was read from the RAM, will arrive to the Master Host, the Message Pack Decoder will notice the EOF sequence. Then, the SPI Master will be notified to close the SPI transaction.</w:t>
      </w:r>
    </w:p>
    <w:p w:rsidR="001406C0" w:rsidRDefault="00C867A2" w:rsidP="00C867A2">
      <w:pPr>
        <w:pStyle w:val="ListParagraph"/>
        <w:numPr>
          <w:ilvl w:val="0"/>
          <w:numId w:val="16"/>
        </w:numPr>
        <w:spacing w:after="200" w:line="276" w:lineRule="auto"/>
        <w:ind w:left="426" w:hanging="426"/>
      </w:pPr>
      <w:r>
        <w:t xml:space="preserve">The Message Pack Decoder will write the received data into the Decoder RAM, and validate </w:t>
      </w:r>
      <w:r w:rsidR="001406C0">
        <w:t>that no errors occurred in the SPI Message using the Checksum unit.</w:t>
      </w:r>
    </w:p>
    <w:p w:rsidR="00176F67" w:rsidRDefault="001406C0" w:rsidP="00167CAB">
      <w:pPr>
        <w:pStyle w:val="ListParagraph"/>
        <w:numPr>
          <w:ilvl w:val="0"/>
          <w:numId w:val="16"/>
        </w:numPr>
        <w:spacing w:after="200" w:line="276" w:lineRule="auto"/>
        <w:ind w:left="426" w:hanging="426"/>
      </w:pPr>
      <w:r>
        <w:t xml:space="preserve">The Wishbone Slave Controller will </w:t>
      </w:r>
      <w:del w:id="667" w:author="Beeri" w:date="2011-12-08T08:51:00Z">
        <w:r w:rsidDel="00167CAB">
          <w:delText xml:space="preserve">output </w:delText>
        </w:r>
      </w:del>
      <w:ins w:id="668" w:author="Beeri" w:date="2011-12-08T08:51:00Z">
        <w:r w:rsidR="00167CAB">
          <w:t xml:space="preserve">drive </w:t>
        </w:r>
      </w:ins>
      <w:del w:id="669" w:author="Beeri" w:date="2011-12-08T08:51:00Z">
        <w:r w:rsidDel="00167CAB">
          <w:delText xml:space="preserve">an </w:delText>
        </w:r>
      </w:del>
      <w:r>
        <w:t xml:space="preserve">acknowledge signal to the Wishbone interface, in order to notify the Wishbone Master that the command has been completed. In case of RAM read, the data will be read from the Decoder RAM, and will be transmitted through the Wishbone interface. </w:t>
      </w:r>
    </w:p>
    <w:p w:rsidR="00324627" w:rsidRDefault="005D23E2" w:rsidP="00866473">
      <w:pPr>
        <w:pStyle w:val="Heading2"/>
      </w:pPr>
      <w:bookmarkStart w:id="670" w:name="_Toc311187393"/>
      <w:r>
        <w:t>3.4</w:t>
      </w:r>
      <w:r w:rsidR="00866473">
        <w:t xml:space="preserve"> Slave Host Design</w:t>
      </w:r>
      <w:bookmarkEnd w:id="670"/>
    </w:p>
    <w:p w:rsidR="009852F5" w:rsidRDefault="009852F5" w:rsidP="009852F5"/>
    <w:p w:rsidR="00123007" w:rsidRDefault="00123007" w:rsidP="00123007">
      <w:pPr>
        <w:keepNext/>
      </w:pPr>
      <w:r w:rsidRPr="00123007">
        <w:rPr>
          <w:noProof/>
        </w:rPr>
        <w:drawing>
          <wp:inline distT="0" distB="0" distL="0" distR="0">
            <wp:extent cx="5274310" cy="2950317"/>
            <wp:effectExtent l="19050" t="0" r="2540" b="0"/>
            <wp:docPr id="26" name="אובייקט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29684" cy="4714908"/>
                      <a:chOff x="214282" y="1357298"/>
                      <a:chExt cx="8429684" cy="4714908"/>
                    </a:xfrm>
                  </a:grpSpPr>
                  <a:sp>
                    <a:nvSpPr>
                      <a:cNvPr id="42" name="Rectangle 41"/>
                      <a:cNvSpPr/>
                    </a:nvSpPr>
                    <a:spPr>
                      <a:xfrm>
                        <a:off x="357158" y="1357298"/>
                        <a:ext cx="8143932" cy="4714908"/>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tangle 42"/>
                      <a:cNvSpPr/>
                    </a:nvSpPr>
                    <a:spPr>
                      <a:xfrm>
                        <a:off x="357158" y="3214686"/>
                        <a:ext cx="1071570" cy="1000132"/>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SPI</a:t>
                          </a:r>
                        </a:p>
                        <a:p>
                          <a:pPr algn="ctr"/>
                          <a:r>
                            <a:rPr lang="en-US" dirty="0" smtClean="0"/>
                            <a:t>Slave</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44" name="Rounded Rectangle 43"/>
                      <a:cNvSpPr/>
                    </a:nvSpPr>
                    <a:spPr>
                      <a:xfrm rot="16200000">
                        <a:off x="-142908" y="3617597"/>
                        <a:ext cx="928694"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Shape 18"/>
                      <a:cNvCxnSpPr>
                        <a:endCxn id="37" idx="1"/>
                      </a:cNvCxnSpPr>
                    </a:nvCxnSpPr>
                    <a:spPr>
                      <a:xfrm flipV="1">
                        <a:off x="1428728" y="2786058"/>
                        <a:ext cx="2071702" cy="714380"/>
                      </a:xfrm>
                      <a:prstGeom prst="bentConnector3">
                        <a:avLst>
                          <a:gd name="adj1" fmla="val 50000"/>
                        </a:avLst>
                      </a:prstGeom>
                      <a:ln w="25400">
                        <a:tailEnd type="arrow"/>
                      </a:ln>
                    </a:spPr>
                    <a:style>
                      <a:lnRef idx="3">
                        <a:schemeClr val="dk1"/>
                      </a:lnRef>
                      <a:fillRef idx="0">
                        <a:schemeClr val="dk1"/>
                      </a:fillRef>
                      <a:effectRef idx="2">
                        <a:schemeClr val="dk1"/>
                      </a:effectRef>
                      <a:fontRef idx="minor">
                        <a:schemeClr val="tx1"/>
                      </a:fontRef>
                    </a:style>
                  </a:cxnSp>
                  <a:sp>
                    <a:nvSpPr>
                      <a:cNvPr id="52" name="TextBox 51"/>
                      <a:cNvSpPr txBox="1"/>
                    </a:nvSpPr>
                    <a:spPr>
                      <a:xfrm>
                        <a:off x="7429520" y="3429000"/>
                        <a:ext cx="1022589" cy="584775"/>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600" dirty="0" smtClean="0"/>
                            <a:t>RAM</a:t>
                          </a:r>
                        </a:p>
                        <a:p>
                          <a:pPr algn="ctr" rtl="0"/>
                          <a:r>
                            <a:rPr lang="en-US" sz="1600" dirty="0" smtClean="0"/>
                            <a:t>Controller</a:t>
                          </a:r>
                        </a:p>
                      </a:txBody>
                      <a:useSpRect/>
                    </a:txSp>
                    <a:style>
                      <a:lnRef idx="0">
                        <a:schemeClr val="accent5"/>
                      </a:lnRef>
                      <a:fillRef idx="3">
                        <a:schemeClr val="accent5"/>
                      </a:fillRef>
                      <a:effectRef idx="3">
                        <a:schemeClr val="accent5"/>
                      </a:effectRef>
                      <a:fontRef idx="minor">
                        <a:schemeClr val="lt1"/>
                      </a:fontRef>
                    </a:style>
                  </a:sp>
                  <a:sp>
                    <a:nvSpPr>
                      <a:cNvPr id="59" name="Rounded Rectangle 58"/>
                      <a:cNvSpPr/>
                    </a:nvSpPr>
                    <a:spPr>
                      <a:xfrm rot="16200000">
                        <a:off x="8001024" y="3643314"/>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RAM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TextBox 59"/>
                      <a:cNvSpPr txBox="1"/>
                    </a:nvSpPr>
                    <a:spPr>
                      <a:xfrm>
                        <a:off x="357158" y="1357298"/>
                        <a:ext cx="1143008"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l" rtl="0"/>
                          <a:r>
                            <a:rPr lang="en-US" dirty="0" smtClean="0"/>
                            <a:t>Slave Host</a:t>
                          </a:r>
                          <a:endParaRPr lang="he-IL" dirty="0"/>
                        </a:p>
                      </a:txBody>
                      <a:useSpRect/>
                    </a:txSp>
                    <a:style>
                      <a:lnRef idx="2">
                        <a:schemeClr val="dk1"/>
                      </a:lnRef>
                      <a:fillRef idx="1">
                        <a:schemeClr val="lt1"/>
                      </a:fillRef>
                      <a:effectRef idx="0">
                        <a:schemeClr val="dk1"/>
                      </a:effectRef>
                      <a:fontRef idx="minor">
                        <a:schemeClr val="dk1"/>
                      </a:fontRef>
                    </a:style>
                  </a:sp>
                  <a:sp>
                    <a:nvSpPr>
                      <a:cNvPr id="38" name="Snip Same Side Corner Rectangle 37"/>
                      <a:cNvSpPr/>
                    </a:nvSpPr>
                    <a:spPr>
                      <a:xfrm rot="5400000" flipV="1">
                        <a:off x="6357950" y="2571744"/>
                        <a:ext cx="857256" cy="428628"/>
                      </a:xfrm>
                      <a:prstGeom prst="snip2SameRect">
                        <a:avLst>
                          <a:gd name="adj1" fmla="val 46000"/>
                          <a:gd name="adj2" fmla="val 0"/>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200" dirty="0" smtClean="0"/>
                            <a:t>Read MUX</a:t>
                          </a:r>
                          <a:endParaRPr lang="he-IL" sz="1200" dirty="0"/>
                        </a:p>
                      </a:txBody>
                      <a:useSpRect/>
                    </a:txSp>
                    <a:style>
                      <a:lnRef idx="0">
                        <a:schemeClr val="accent3"/>
                      </a:lnRef>
                      <a:fillRef idx="3">
                        <a:schemeClr val="accent3"/>
                      </a:fillRef>
                      <a:effectRef idx="3">
                        <a:schemeClr val="accent3"/>
                      </a:effectRef>
                      <a:fontRef idx="minor">
                        <a:schemeClr val="lt1"/>
                      </a:fontRef>
                    </a:style>
                  </a:sp>
                  <a:cxnSp>
                    <a:nvCxnSpPr>
                      <a:cNvPr id="70" name="Elbow Connector 33"/>
                      <a:cNvCxnSpPr>
                        <a:endCxn id="52" idx="0"/>
                      </a:cNvCxnSpPr>
                    </a:nvCxnSpPr>
                    <a:spPr>
                      <a:xfrm>
                        <a:off x="7000892" y="2571744"/>
                        <a:ext cx="939923" cy="857256"/>
                      </a:xfrm>
                      <a:prstGeom prst="bentConnector2">
                        <a:avLst/>
                      </a:prstGeom>
                      <a:ln>
                        <a:tailEnd type="arrow"/>
                      </a:ln>
                    </a:spPr>
                    <a:style>
                      <a:lnRef idx="2">
                        <a:schemeClr val="dk1"/>
                      </a:lnRef>
                      <a:fillRef idx="0">
                        <a:schemeClr val="dk1"/>
                      </a:fillRef>
                      <a:effectRef idx="1">
                        <a:schemeClr val="dk1"/>
                      </a:effectRef>
                      <a:fontRef idx="minor">
                        <a:schemeClr val="tx1"/>
                      </a:fontRef>
                    </a:style>
                  </a:cxnSp>
                  <a:sp>
                    <a:nvSpPr>
                      <a:cNvPr id="98" name="Rectangle 97"/>
                      <a:cNvSpPr/>
                    </a:nvSpPr>
                    <a:spPr>
                      <a:xfrm>
                        <a:off x="2428860" y="4643446"/>
                        <a:ext cx="642942" cy="571504"/>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FIFO</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35" name="Rectangle 23"/>
                      <a:cNvSpPr/>
                    </a:nvSpPr>
                    <a:spPr>
                      <a:xfrm>
                        <a:off x="5429256" y="2357430"/>
                        <a:ext cx="857256" cy="857256"/>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solidFill>
                                <a:schemeClr val="tx1"/>
                              </a:solidFill>
                            </a:rPr>
                            <a:t>Dec. RAM</a:t>
                          </a:r>
                          <a:endParaRPr lang="he-IL"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37" name="Rectangle 29"/>
                      <a:cNvSpPr/>
                    </a:nvSpPr>
                    <a:spPr>
                      <a:xfrm>
                        <a:off x="3500430" y="2357430"/>
                        <a:ext cx="1000132" cy="857256"/>
                      </a:xfrm>
                      <a:prstGeom prst="rect">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rtl="0"/>
                          <a:r>
                            <a:rPr lang="en-US" dirty="0" smtClean="0">
                              <a:solidFill>
                                <a:schemeClr val="tx1"/>
                              </a:solidFill>
                            </a:rPr>
                            <a:t>M.P. Decoder</a:t>
                          </a:r>
                          <a:endParaRPr lang="he-IL" dirty="0">
                            <a:solidFill>
                              <a:schemeClr val="tx1"/>
                            </a:solidFill>
                          </a:endParaRPr>
                        </a:p>
                      </a:txBody>
                      <a:useSpRect/>
                    </a:txSp>
                    <a:style>
                      <a:lnRef idx="1">
                        <a:schemeClr val="accent2"/>
                      </a:lnRef>
                      <a:fillRef idx="2">
                        <a:schemeClr val="accent2"/>
                      </a:fillRef>
                      <a:effectRef idx="1">
                        <a:schemeClr val="accent2"/>
                      </a:effectRef>
                      <a:fontRef idx="minor">
                        <a:schemeClr val="dk1"/>
                      </a:fontRef>
                    </a:style>
                  </a:sp>
                  <a:sp>
                    <a:nvSpPr>
                      <a:cNvPr id="39" name="TextBox 38"/>
                      <a:cNvSpPr txBox="1"/>
                    </a:nvSpPr>
                    <a:spPr>
                      <a:xfrm>
                        <a:off x="3643306" y="2143116"/>
                        <a:ext cx="768159"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sz="1100" dirty="0" smtClean="0"/>
                            <a:t>Checksum</a:t>
                          </a:r>
                          <a:endParaRPr lang="he-IL" sz="1100" dirty="0"/>
                        </a:p>
                      </a:txBody>
                      <a:useSpRect/>
                    </a:txSp>
                    <a:style>
                      <a:lnRef idx="2">
                        <a:schemeClr val="accent1"/>
                      </a:lnRef>
                      <a:fillRef idx="1">
                        <a:schemeClr val="lt1"/>
                      </a:fillRef>
                      <a:effectRef idx="0">
                        <a:schemeClr val="accent1"/>
                      </a:effectRef>
                      <a:fontRef idx="minor">
                        <a:schemeClr val="dk1"/>
                      </a:fontRef>
                    </a:style>
                  </a:sp>
                  <a:cxnSp>
                    <a:nvCxnSpPr>
                      <a:cNvPr id="40" name="Elbow Connector 49"/>
                      <a:cNvCxnSpPr>
                        <a:endCxn id="35" idx="1"/>
                      </a:cNvCxnSpPr>
                    </a:nvCxnSpPr>
                    <a:spPr>
                      <a:xfrm>
                        <a:off x="4500562" y="2786058"/>
                        <a:ext cx="928694"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53" name="Rectangle 26"/>
                      <a:cNvSpPr/>
                    </a:nvSpPr>
                    <a:spPr>
                      <a:xfrm>
                        <a:off x="3500430" y="4500570"/>
                        <a:ext cx="1000132" cy="857256"/>
                      </a:xfrm>
                      <a:prstGeom prst="rect">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rtl="0"/>
                          <a:r>
                            <a:rPr lang="en-US" dirty="0" smtClean="0">
                              <a:solidFill>
                                <a:schemeClr val="tx1"/>
                              </a:solidFill>
                            </a:rPr>
                            <a:t>M.P. Encoder</a:t>
                          </a:r>
                          <a:endParaRPr lang="he-IL" dirty="0">
                            <a:solidFill>
                              <a:schemeClr val="tx1"/>
                            </a:solidFill>
                          </a:endParaRPr>
                        </a:p>
                      </a:txBody>
                      <a:useSpRect/>
                    </a:txSp>
                    <a:style>
                      <a:lnRef idx="1">
                        <a:schemeClr val="accent2"/>
                      </a:lnRef>
                      <a:fillRef idx="2">
                        <a:schemeClr val="accent2"/>
                      </a:fillRef>
                      <a:effectRef idx="1">
                        <a:schemeClr val="accent2"/>
                      </a:effectRef>
                      <a:fontRef idx="minor">
                        <a:schemeClr val="dk1"/>
                      </a:fontRef>
                    </a:style>
                  </a:sp>
                  <a:sp>
                    <a:nvSpPr>
                      <a:cNvPr id="63" name="TextBox 62"/>
                      <a:cNvSpPr txBox="1"/>
                    </a:nvSpPr>
                    <a:spPr>
                      <a:xfrm>
                        <a:off x="3643306" y="4357694"/>
                        <a:ext cx="768159"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sz="1100" dirty="0" smtClean="0"/>
                            <a:t>Checksum</a:t>
                          </a:r>
                          <a:endParaRPr lang="he-IL" sz="1100" dirty="0"/>
                        </a:p>
                      </a:txBody>
                      <a:useSpRect/>
                    </a:txSp>
                    <a:style>
                      <a:lnRef idx="2">
                        <a:schemeClr val="accent1"/>
                      </a:lnRef>
                      <a:fillRef idx="1">
                        <a:schemeClr val="lt1"/>
                      </a:fillRef>
                      <a:effectRef idx="0">
                        <a:schemeClr val="accent1"/>
                      </a:effectRef>
                      <a:fontRef idx="minor">
                        <a:schemeClr val="dk1"/>
                      </a:fontRef>
                    </a:style>
                  </a:sp>
                  <a:cxnSp>
                    <a:nvCxnSpPr>
                      <a:cNvPr id="64" name="Shape 18"/>
                      <a:cNvCxnSpPr/>
                    </a:nvCxnSpPr>
                    <a:spPr>
                      <a:xfrm rot="10800000">
                        <a:off x="1428728" y="4000504"/>
                        <a:ext cx="1000132" cy="928694"/>
                      </a:xfrm>
                      <a:prstGeom prst="bentConnector3">
                        <a:avLst>
                          <a:gd name="adj1" fmla="val 50000"/>
                        </a:avLst>
                      </a:prstGeom>
                      <a:ln w="25400">
                        <a:tailEnd type="arrow"/>
                      </a:ln>
                    </a:spPr>
                    <a:style>
                      <a:lnRef idx="3">
                        <a:schemeClr val="dk1"/>
                      </a:lnRef>
                      <a:fillRef idx="0">
                        <a:schemeClr val="dk1"/>
                      </a:fillRef>
                      <a:effectRef idx="2">
                        <a:schemeClr val="dk1"/>
                      </a:effectRef>
                      <a:fontRef idx="minor">
                        <a:schemeClr val="tx1"/>
                      </a:fontRef>
                    </a:style>
                  </a:cxnSp>
                  <a:cxnSp>
                    <a:nvCxnSpPr>
                      <a:cNvPr id="67" name="Elbow Connector 49"/>
                      <a:cNvCxnSpPr>
                        <a:stCxn id="53" idx="1"/>
                        <a:endCxn id="98" idx="3"/>
                      </a:cNvCxnSpPr>
                    </a:nvCxnSpPr>
                    <a:spPr>
                      <a:xfrm rot="10800000">
                        <a:off x="3071802" y="4929198"/>
                        <a:ext cx="428628"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76" name="Rectangle 24"/>
                      <a:cNvSpPr/>
                    </a:nvSpPr>
                    <a:spPr>
                      <a:xfrm>
                        <a:off x="5429256" y="4500570"/>
                        <a:ext cx="857256" cy="857256"/>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tx1"/>
                              </a:solidFill>
                            </a:rPr>
                            <a:t>Enc. RAM</a:t>
                          </a:r>
                          <a:endParaRPr lang="he-IL"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cxnSp>
                    <a:nvCxnSpPr>
                      <a:cNvPr id="77" name="Elbow Connector 49"/>
                      <a:cNvCxnSpPr>
                        <a:endCxn id="53" idx="3"/>
                      </a:cNvCxnSpPr>
                    </a:nvCxnSpPr>
                    <a:spPr>
                      <a:xfrm rot="10800000">
                        <a:off x="4500562" y="4929198"/>
                        <a:ext cx="928694"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82" name="Elbow Connector 33"/>
                      <a:cNvCxnSpPr>
                        <a:stCxn id="52" idx="2"/>
                        <a:endCxn id="76" idx="3"/>
                      </a:cNvCxnSpPr>
                    </a:nvCxnSpPr>
                    <a:spPr>
                      <a:xfrm rot="5400000">
                        <a:off x="6655953" y="3644335"/>
                        <a:ext cx="915423" cy="1654303"/>
                      </a:xfrm>
                      <a:prstGeom prst="bentConnector2">
                        <a:avLst/>
                      </a:prstGeom>
                      <a:ln>
                        <a:tailEnd type="arrow"/>
                      </a:ln>
                    </a:spPr>
                    <a:style>
                      <a:lnRef idx="2">
                        <a:schemeClr val="dk1"/>
                      </a:lnRef>
                      <a:fillRef idx="0">
                        <a:schemeClr val="dk1"/>
                      </a:fillRef>
                      <a:effectRef idx="1">
                        <a:schemeClr val="dk1"/>
                      </a:effectRef>
                      <a:fontRef idx="minor">
                        <a:schemeClr val="tx1"/>
                      </a:fontRef>
                    </a:style>
                  </a:cxnSp>
                  <a:sp>
                    <a:nvSpPr>
                      <a:cNvPr id="86" name="Rectangle 15"/>
                      <a:cNvSpPr/>
                    </a:nvSpPr>
                    <a:spPr>
                      <a:xfrm>
                        <a:off x="3143240" y="1357298"/>
                        <a:ext cx="2500330" cy="428628"/>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Slave Host Controller</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87" name="TextBox 86"/>
                      <a:cNvSpPr txBox="1"/>
                    </a:nvSpPr>
                    <a:spPr>
                      <a:xfrm>
                        <a:off x="4500562" y="3714752"/>
                        <a:ext cx="928694" cy="307777"/>
                      </a:xfrm>
                      <a:prstGeom prst="rect">
                        <a:avLst/>
                      </a:prstGeom>
                      <a:solidFill>
                        <a:schemeClr val="accent6">
                          <a:lumMod val="50000"/>
                        </a:schemeClr>
                      </a:solidFill>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Registers</a:t>
                          </a:r>
                          <a:endParaRPr lang="en-US" sz="1400" dirty="0" smtClean="0"/>
                        </a:p>
                      </a:txBody>
                      <a:useSpRect/>
                    </a:txSp>
                    <a:style>
                      <a:lnRef idx="0">
                        <a:schemeClr val="accent6"/>
                      </a:lnRef>
                      <a:fillRef idx="3">
                        <a:schemeClr val="accent6"/>
                      </a:fillRef>
                      <a:effectRef idx="3">
                        <a:schemeClr val="accent6"/>
                      </a:effectRef>
                      <a:fontRef idx="minor">
                        <a:schemeClr val="lt1"/>
                      </a:fontRef>
                    </a:style>
                  </a:sp>
                  <a:cxnSp>
                    <a:nvCxnSpPr>
                      <a:cNvPr id="153" name="מחבר מרפקי 152"/>
                      <a:cNvCxnSpPr/>
                    </a:nvCxnSpPr>
                    <a:spPr>
                      <a:xfrm rot="16200000" flipH="1">
                        <a:off x="5143505" y="1928802"/>
                        <a:ext cx="571505" cy="285754"/>
                      </a:xfrm>
                      <a:prstGeom prst="bentConnector3">
                        <a:avLst>
                          <a:gd name="adj1" fmla="val 50000"/>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167" name="Elbow Connector 49"/>
                      <a:cNvCxnSpPr>
                        <a:endCxn id="38" idx="3"/>
                      </a:cNvCxnSpPr>
                    </a:nvCxnSpPr>
                    <a:spPr>
                      <a:xfrm>
                        <a:off x="6286512" y="2786058"/>
                        <a:ext cx="285752"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189" name="מחבר ישר 188"/>
                      <a:cNvCxnSpPr/>
                    </a:nvCxnSpPr>
                    <a:spPr>
                      <a:xfrm>
                        <a:off x="4000496" y="3500438"/>
                        <a:ext cx="64294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193" name="מחבר ישר 192"/>
                      <a:cNvCxnSpPr/>
                    </a:nvCxnSpPr>
                    <a:spPr>
                      <a:xfrm rot="5400000" flipH="1" flipV="1">
                        <a:off x="3858414" y="3356768"/>
                        <a:ext cx="28575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04" name="Elbow Connector 55"/>
                      <a:cNvCxnSpPr/>
                    </a:nvCxnSpPr>
                    <a:spPr>
                      <a:xfrm rot="5400000">
                        <a:off x="4546598" y="3597278"/>
                        <a:ext cx="204792" cy="11112"/>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228" name="מחבר מרפקי 227"/>
                      <a:cNvCxnSpPr>
                        <a:endCxn id="38" idx="2"/>
                      </a:cNvCxnSpPr>
                    </a:nvCxnSpPr>
                    <a:spPr>
                      <a:xfrm>
                        <a:off x="5643570" y="1571612"/>
                        <a:ext cx="1143008" cy="785818"/>
                      </a:xfrm>
                      <a:prstGeom prst="bentConnector2">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41" name="מחבר ישר 240"/>
                      <a:cNvCxnSpPr/>
                    </a:nvCxnSpPr>
                    <a:spPr>
                      <a:xfrm rot="5400000" flipH="1" flipV="1">
                        <a:off x="6964379" y="3250405"/>
                        <a:ext cx="500860" cy="794"/>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42" name="מחבר ישר 241"/>
                      <a:cNvCxnSpPr/>
                    </a:nvCxnSpPr>
                    <a:spPr>
                      <a:xfrm>
                        <a:off x="5214942" y="3500438"/>
                        <a:ext cx="2000264"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43" name="Elbow Connector 55"/>
                      <a:cNvCxnSpPr/>
                    </a:nvCxnSpPr>
                    <a:spPr>
                      <a:xfrm rot="5400000">
                        <a:off x="5107785" y="3607595"/>
                        <a:ext cx="215108" cy="794"/>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256" name="מחבר חץ ישר 255"/>
                      <a:cNvCxnSpPr/>
                    </a:nvCxnSpPr>
                    <a:spPr>
                      <a:xfrm rot="5400000" flipH="1" flipV="1">
                        <a:off x="3965571" y="2749545"/>
                        <a:ext cx="1928826" cy="1588"/>
                      </a:xfrm>
                      <a:prstGeom prst="straightConnector1">
                        <a:avLst/>
                      </a:prstGeom>
                      <a:ln w="254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261" name="מחבר ישר 260"/>
                      <a:cNvCxnSpPr/>
                    </a:nvCxnSpPr>
                    <a:spPr>
                      <a:xfrm flipV="1">
                        <a:off x="7000892" y="3000372"/>
                        <a:ext cx="214314" cy="9524"/>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64" name="מחבר ישר 263"/>
                      <a:cNvCxnSpPr/>
                    </a:nvCxnSpPr>
                    <a:spPr>
                      <a:xfrm rot="5400000" flipH="1" flipV="1">
                        <a:off x="4607719" y="4321975"/>
                        <a:ext cx="64294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67" name="מחבר חץ ישר 266"/>
                      <a:cNvCxnSpPr/>
                    </a:nvCxnSpPr>
                    <a:spPr>
                      <a:xfrm rot="10800000">
                        <a:off x="4500562" y="4643446"/>
                        <a:ext cx="428628" cy="1588"/>
                      </a:xfrm>
                      <a:prstGeom prst="straightConnector1">
                        <a:avLst/>
                      </a:prstGeom>
                      <a:ln w="254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269" name="מחבר מרפקי 227"/>
                      <a:cNvCxnSpPr>
                        <a:endCxn id="43" idx="0"/>
                      </a:cNvCxnSpPr>
                    </a:nvCxnSpPr>
                    <a:spPr>
                      <a:xfrm rot="10800000" flipV="1">
                        <a:off x="892944" y="2143116"/>
                        <a:ext cx="1964545" cy="1071570"/>
                      </a:xfrm>
                      <a:prstGeom prst="bentConnector2">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78" name="מחבר ישר 277"/>
                      <a:cNvCxnSpPr/>
                    </a:nvCxnSpPr>
                    <a:spPr>
                      <a:xfrm rot="5400000" flipH="1" flipV="1">
                        <a:off x="2607455" y="1893083"/>
                        <a:ext cx="500066"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2" name="מחבר ישר 281"/>
                      <a:cNvCxnSpPr/>
                    </a:nvCxnSpPr>
                    <a:spPr>
                      <a:xfrm>
                        <a:off x="2857488" y="1643050"/>
                        <a:ext cx="285752"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3" name="מחבר ישר 282"/>
                      <a:cNvCxnSpPr/>
                    </a:nvCxnSpPr>
                    <a:spPr>
                      <a:xfrm rot="5400000" flipH="1" flipV="1">
                        <a:off x="1822431" y="3249611"/>
                        <a:ext cx="2928958"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6" name="מחבר חץ ישר 285"/>
                      <a:cNvCxnSpPr/>
                    </a:nvCxnSpPr>
                    <a:spPr>
                      <a:xfrm>
                        <a:off x="3286116" y="2500306"/>
                        <a:ext cx="214314" cy="1588"/>
                      </a:xfrm>
                      <a:prstGeom prst="straightConnector1">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87" name="מחבר חץ ישר 286"/>
                      <a:cNvCxnSpPr/>
                    </a:nvCxnSpPr>
                    <a:spPr>
                      <a:xfrm>
                        <a:off x="3286116" y="4714884"/>
                        <a:ext cx="214314" cy="1588"/>
                      </a:xfrm>
                      <a:prstGeom prst="straightConnector1">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123007" w:rsidRPr="009852F5" w:rsidRDefault="00123007" w:rsidP="00123007">
      <w:pPr>
        <w:pStyle w:val="Caption"/>
        <w:bidi w:val="0"/>
        <w:jc w:val="center"/>
      </w:pPr>
      <w:bookmarkStart w:id="671" w:name="_Toc311187444"/>
      <w:r>
        <w:t xml:space="preserve">Figure </w:t>
      </w:r>
      <w:fldSimple w:instr=" SEQ Figure \* ARABIC ">
        <w:r w:rsidR="00DA43C2">
          <w:rPr>
            <w:noProof/>
          </w:rPr>
          <w:t>12</w:t>
        </w:r>
      </w:fldSimple>
      <w:r>
        <w:rPr>
          <w:noProof/>
        </w:rPr>
        <w:t xml:space="preserve"> - Slave Host Design Blocks</w:t>
      </w:r>
      <w:bookmarkEnd w:id="671"/>
    </w:p>
    <w:p w:rsidR="00240965" w:rsidRDefault="00240965" w:rsidP="00167CAB">
      <w:r>
        <w:t xml:space="preserve">The Slave Host </w:t>
      </w:r>
      <w:del w:id="672" w:author="Beeri" w:date="2011-12-08T08:51:00Z">
        <w:r w:rsidDel="00167CAB">
          <w:delText xml:space="preserve">consists </w:delText>
        </w:r>
      </w:del>
      <w:ins w:id="673" w:author="Beeri" w:date="2011-12-08T08:51:00Z">
        <w:r w:rsidR="00167CAB">
          <w:t xml:space="preserve">is consumed </w:t>
        </w:r>
      </w:ins>
      <w:r>
        <w:t>of the following blocks:</w:t>
      </w:r>
    </w:p>
    <w:p w:rsidR="00240965" w:rsidRDefault="00240965" w:rsidP="00240965">
      <w:pPr>
        <w:pStyle w:val="ListParagraph"/>
        <w:numPr>
          <w:ilvl w:val="0"/>
          <w:numId w:val="9"/>
        </w:numPr>
        <w:spacing w:after="200" w:line="276" w:lineRule="auto"/>
        <w:ind w:left="284" w:hanging="284"/>
      </w:pPr>
      <w:r>
        <w:t>Slave Host Controller.</w:t>
      </w:r>
    </w:p>
    <w:p w:rsidR="00240965" w:rsidRDefault="00240965" w:rsidP="00240965">
      <w:pPr>
        <w:pStyle w:val="ListParagraph"/>
        <w:numPr>
          <w:ilvl w:val="0"/>
          <w:numId w:val="9"/>
        </w:numPr>
        <w:spacing w:after="200" w:line="276" w:lineRule="auto"/>
        <w:ind w:left="284" w:hanging="284"/>
      </w:pPr>
      <w:r>
        <w:t>RAM Controller.</w:t>
      </w:r>
    </w:p>
    <w:p w:rsidR="00240965" w:rsidRDefault="00240965" w:rsidP="00240965">
      <w:pPr>
        <w:pStyle w:val="ListParagraph"/>
        <w:numPr>
          <w:ilvl w:val="0"/>
          <w:numId w:val="9"/>
        </w:numPr>
        <w:spacing w:after="200" w:line="276" w:lineRule="auto"/>
        <w:ind w:left="284" w:hanging="284"/>
      </w:pPr>
      <w:r>
        <w:t>Encoder and Decoder RAM's.</w:t>
      </w:r>
    </w:p>
    <w:p w:rsidR="00240965" w:rsidRDefault="00240965" w:rsidP="00240965">
      <w:pPr>
        <w:pStyle w:val="ListParagraph"/>
        <w:numPr>
          <w:ilvl w:val="0"/>
          <w:numId w:val="9"/>
        </w:numPr>
        <w:spacing w:after="200" w:line="276" w:lineRule="auto"/>
        <w:ind w:left="284" w:hanging="284"/>
      </w:pPr>
      <w:r>
        <w:t>Message Pack Encoder and Decoder.</w:t>
      </w:r>
    </w:p>
    <w:p w:rsidR="00240965" w:rsidRDefault="00240965" w:rsidP="00240965">
      <w:pPr>
        <w:pStyle w:val="ListParagraph"/>
        <w:numPr>
          <w:ilvl w:val="0"/>
          <w:numId w:val="9"/>
        </w:numPr>
        <w:spacing w:after="200" w:line="276" w:lineRule="auto"/>
        <w:ind w:left="284" w:hanging="284"/>
      </w:pPr>
      <w:r>
        <w:t>Checksum Computation Unit.</w:t>
      </w:r>
    </w:p>
    <w:p w:rsidR="00240965" w:rsidRDefault="00240965" w:rsidP="00240965">
      <w:pPr>
        <w:pStyle w:val="ListParagraph"/>
        <w:numPr>
          <w:ilvl w:val="0"/>
          <w:numId w:val="9"/>
        </w:numPr>
        <w:spacing w:after="200" w:line="276" w:lineRule="auto"/>
        <w:ind w:left="284" w:hanging="284"/>
      </w:pPr>
      <w:r>
        <w:t>FIFO.</w:t>
      </w:r>
    </w:p>
    <w:p w:rsidR="00240965" w:rsidRDefault="00240965" w:rsidP="00240965">
      <w:pPr>
        <w:pStyle w:val="ListParagraph"/>
        <w:numPr>
          <w:ilvl w:val="0"/>
          <w:numId w:val="9"/>
        </w:numPr>
        <w:spacing w:line="276" w:lineRule="auto"/>
        <w:ind w:left="284" w:hanging="284"/>
      </w:pPr>
      <w:r>
        <w:t>SPI Slave.</w:t>
      </w:r>
    </w:p>
    <w:p w:rsidR="00240965" w:rsidRDefault="00240965" w:rsidP="00240965">
      <w:pPr>
        <w:spacing w:after="200" w:line="276" w:lineRule="auto"/>
      </w:pPr>
      <w:r>
        <w:t>Detailed block description can be found at Appendix A.</w:t>
      </w:r>
    </w:p>
    <w:p w:rsidR="00082BBD" w:rsidRDefault="00082BBD" w:rsidP="00240965">
      <w:pPr>
        <w:spacing w:after="200" w:line="276" w:lineRule="auto"/>
      </w:pPr>
    </w:p>
    <w:p w:rsidR="00082BBD" w:rsidRDefault="00082BBD" w:rsidP="00240965">
      <w:pPr>
        <w:spacing w:after="200" w:line="276" w:lineRule="auto"/>
      </w:pPr>
    </w:p>
    <w:p w:rsidR="00240965" w:rsidRDefault="00240965" w:rsidP="00240965">
      <w:pPr>
        <w:pStyle w:val="Heading3"/>
      </w:pPr>
      <w:bookmarkStart w:id="674" w:name="_Toc311187394"/>
      <w:r>
        <w:lastRenderedPageBreak/>
        <w:t>3.4.1 Slave Host Packet Walkthrough</w:t>
      </w:r>
      <w:bookmarkEnd w:id="674"/>
    </w:p>
    <w:p w:rsidR="00240965" w:rsidRDefault="00240965" w:rsidP="00082BBD">
      <w:pPr>
        <w:pStyle w:val="ListParagraph"/>
        <w:numPr>
          <w:ilvl w:val="0"/>
          <w:numId w:val="17"/>
        </w:numPr>
        <w:ind w:left="284" w:hanging="284"/>
      </w:pPr>
      <w:r>
        <w:t xml:space="preserve">The </w:t>
      </w:r>
      <w:r w:rsidR="00082BBD">
        <w:t>SPI Slave wakes up when the SPI Master starts a transaction.</w:t>
      </w:r>
    </w:p>
    <w:p w:rsidR="00082BBD" w:rsidRDefault="00082BBD" w:rsidP="00082BBD">
      <w:pPr>
        <w:pStyle w:val="ListParagraph"/>
        <w:numPr>
          <w:ilvl w:val="0"/>
          <w:numId w:val="17"/>
        </w:numPr>
        <w:ind w:left="284" w:hanging="284"/>
      </w:pPr>
      <w:r>
        <w:t>The SPI Slave starts receiving the SPI Message sent from the SPI Master. Meanwhile, the FIFO is empty, therefore default data is sent back to the SPI Master.</w:t>
      </w:r>
    </w:p>
    <w:p w:rsidR="00082BBD" w:rsidRDefault="00082BBD" w:rsidP="00082BBD">
      <w:pPr>
        <w:pStyle w:val="ListParagraph"/>
        <w:numPr>
          <w:ilvl w:val="0"/>
          <w:numId w:val="17"/>
        </w:numPr>
        <w:ind w:left="284" w:hanging="284"/>
      </w:pPr>
      <w:r>
        <w:t>The Message Pack Decoder receives the SPI Message and writes the data into the Decoder RAM.</w:t>
      </w:r>
    </w:p>
    <w:p w:rsidR="00546F3B" w:rsidRDefault="00546F3B" w:rsidP="00082BBD">
      <w:pPr>
        <w:pStyle w:val="ListParagraph"/>
        <w:numPr>
          <w:ilvl w:val="0"/>
          <w:numId w:val="17"/>
        </w:numPr>
        <w:ind w:left="284" w:hanging="284"/>
      </w:pPr>
      <w:r>
        <w:t>After receiving EOF byte from the SPI Master, if this is a RAM write or Configuration command, the Master will close the transaction. On a RAM read command, Master will keep the transaction active, and start sending default data, which is ignored by the Message Pack Decoder.</w:t>
      </w:r>
    </w:p>
    <w:p w:rsidR="00082BBD" w:rsidRDefault="00082BBD" w:rsidP="00082BBD">
      <w:pPr>
        <w:pStyle w:val="ListParagraph"/>
        <w:numPr>
          <w:ilvl w:val="0"/>
          <w:numId w:val="17"/>
        </w:numPr>
        <w:ind w:left="284" w:hanging="284"/>
      </w:pPr>
      <w:r>
        <w:t>When the Message Pack Decoder recognizes EOF</w:t>
      </w:r>
      <w:r w:rsidR="00546F3B">
        <w:t>, it performs Checksum calculation to validate that the message is valid, and if so it sends an indication that a valid SPI Message has been received.</w:t>
      </w:r>
    </w:p>
    <w:p w:rsidR="00546F3B" w:rsidRDefault="00546F3B" w:rsidP="00082BBD">
      <w:pPr>
        <w:pStyle w:val="ListParagraph"/>
        <w:numPr>
          <w:ilvl w:val="0"/>
          <w:numId w:val="17"/>
        </w:numPr>
        <w:ind w:left="284" w:hanging="284"/>
      </w:pPr>
      <w:r>
        <w:t>The Slave Host Controller checks the command type register:</w:t>
      </w:r>
    </w:p>
    <w:p w:rsidR="00546F3B" w:rsidRDefault="00C171E3" w:rsidP="00C171E3">
      <w:pPr>
        <w:pStyle w:val="ListParagraph"/>
        <w:numPr>
          <w:ilvl w:val="1"/>
          <w:numId w:val="17"/>
        </w:numPr>
        <w:ind w:left="567" w:hanging="283"/>
      </w:pPr>
      <w:r>
        <w:t>RAM W</w:t>
      </w:r>
      <w:r w:rsidR="00546F3B">
        <w:t xml:space="preserve">rite – the RAM controller will perform the entire action by itself. It will read the address and burst length registers, and then read the data from the Decoder RAM, and write it to the </w:t>
      </w:r>
      <w:r>
        <w:t>E</w:t>
      </w:r>
      <w:r w:rsidR="00546F3B">
        <w:t>xternal RAM.</w:t>
      </w:r>
      <w:r>
        <w:t xml:space="preserve"> The RAM Controller will notify the Slave Host Controller when the action has been completed.</w:t>
      </w:r>
    </w:p>
    <w:p w:rsidR="00C171E3" w:rsidRDefault="00C171E3" w:rsidP="00C171E3">
      <w:pPr>
        <w:pStyle w:val="ListParagraph"/>
        <w:numPr>
          <w:ilvl w:val="1"/>
          <w:numId w:val="17"/>
        </w:numPr>
        <w:ind w:left="567" w:hanging="283"/>
      </w:pPr>
      <w:r>
        <w:t>RAM Read – the RAM Controller will read the address register, and read the burst length from the Decoder RAM. Then, the data will be read from the External RAM, and written into the Encoder RAM. After all the data has been successfully read, the RAM Controller will notify the Slave Host Controller that the action has been completed.</w:t>
      </w:r>
    </w:p>
    <w:p w:rsidR="00C171E3" w:rsidRDefault="00C171E3" w:rsidP="00C171E3">
      <w:pPr>
        <w:pStyle w:val="ListParagraph"/>
        <w:numPr>
          <w:ilvl w:val="1"/>
          <w:numId w:val="17"/>
        </w:numPr>
        <w:ind w:left="567" w:hanging="283"/>
      </w:pPr>
      <w:r>
        <w:t xml:space="preserve">Register Configuration – the Slave Host Controller will perform the action. It will read the new register value from the Decoder RAM, and write it into the SPI Slave Configuration Register. </w:t>
      </w:r>
    </w:p>
    <w:p w:rsidR="006A2551" w:rsidRDefault="00C171E3" w:rsidP="00C171E3">
      <w:pPr>
        <w:pStyle w:val="ListParagraph"/>
        <w:numPr>
          <w:ilvl w:val="0"/>
          <w:numId w:val="17"/>
        </w:numPr>
        <w:spacing w:after="200" w:line="276" w:lineRule="auto"/>
        <w:ind w:left="284" w:hanging="284"/>
      </w:pPr>
      <w:r>
        <w:t xml:space="preserve">In case of RAM Read or Configuration command, the transaction is finished, and the Slave Host is ready to receive a new message. In case of RAM Read, the Slave Host Controller will notify </w:t>
      </w:r>
      <w:r w:rsidR="006A2551">
        <w:t>the Message Pack Encoder that all the data is ready, and will send him the length of the data burst that was read.</w:t>
      </w:r>
    </w:p>
    <w:p w:rsidR="00240965" w:rsidRDefault="006A2551" w:rsidP="00C171E3">
      <w:pPr>
        <w:pStyle w:val="ListParagraph"/>
        <w:numPr>
          <w:ilvl w:val="0"/>
          <w:numId w:val="17"/>
        </w:numPr>
        <w:spacing w:after="200" w:line="276" w:lineRule="auto"/>
        <w:ind w:left="284" w:hanging="284"/>
      </w:pPr>
      <w:r>
        <w:t>The Message Pack Encoder will build a returning RAM Read SPI Message, containing the Data Length value that was received from the Slave Host Controller, and the data that was written into the Encoder RAM.</w:t>
      </w:r>
    </w:p>
    <w:p w:rsidR="00240965" w:rsidRDefault="006A2551" w:rsidP="00240965">
      <w:pPr>
        <w:pStyle w:val="ListParagraph"/>
        <w:numPr>
          <w:ilvl w:val="0"/>
          <w:numId w:val="17"/>
        </w:numPr>
        <w:spacing w:after="200" w:line="276" w:lineRule="auto"/>
        <w:ind w:left="284" w:hanging="284"/>
      </w:pPr>
      <w:r>
        <w:t>The packed SPI Message will be written into the FIFO, and sent by the SPI Slave to the SPI Master.</w:t>
      </w:r>
    </w:p>
    <w:p w:rsidR="006A2551" w:rsidRDefault="006A2551" w:rsidP="006A2551">
      <w:pPr>
        <w:pStyle w:val="ListParagraph"/>
        <w:numPr>
          <w:ilvl w:val="0"/>
          <w:numId w:val="17"/>
        </w:numPr>
        <w:spacing w:after="200" w:line="276" w:lineRule="auto"/>
        <w:ind w:left="426" w:hanging="426"/>
      </w:pPr>
      <w:r>
        <w:t>When the Master Host will recognize that EOF has been received from the Slave Host, the SPI Master will close the transaction with the SPI Slave. Then, the Slave Host will be ready to receive a new message.</w:t>
      </w:r>
    </w:p>
    <w:p w:rsidR="00324627" w:rsidRDefault="00324627" w:rsidP="00240965">
      <w:pPr>
        <w:pStyle w:val="Heading3"/>
        <w:rPr>
          <w:sz w:val="26"/>
          <w:szCs w:val="26"/>
        </w:rPr>
      </w:pPr>
      <w:r>
        <w:br w:type="page"/>
      </w:r>
    </w:p>
    <w:p w:rsidR="00866473" w:rsidRDefault="00324627" w:rsidP="00324627">
      <w:pPr>
        <w:pStyle w:val="Heading1"/>
      </w:pPr>
      <w:bookmarkStart w:id="675" w:name="_Toc311187395"/>
      <w:r>
        <w:lastRenderedPageBreak/>
        <w:t>4. Verification</w:t>
      </w:r>
      <w:bookmarkEnd w:id="675"/>
    </w:p>
    <w:p w:rsidR="00B462AE" w:rsidRDefault="00B462AE" w:rsidP="006F00A3">
      <w:pPr>
        <w:spacing w:after="200"/>
      </w:pPr>
      <w:r>
        <w:t>As a second part of this project, comprehensive verification has been performed on the implemented design. The major effort was put into verifying the SPI Master and Slave cores, since those are the main deliverables from this project. A secondary effort was put on verifying the entire design architecture, including the Master and Slave Hosts.</w:t>
      </w:r>
    </w:p>
    <w:p w:rsidR="00B462AE" w:rsidRDefault="00B462AE" w:rsidP="00324627">
      <w:r>
        <w:t>Three main methods were used in order to perform the verification:</w:t>
      </w:r>
    </w:p>
    <w:p w:rsidR="00B462AE" w:rsidRDefault="00B462AE" w:rsidP="00B462AE">
      <w:pPr>
        <w:pStyle w:val="ListParagraph"/>
        <w:numPr>
          <w:ilvl w:val="0"/>
          <w:numId w:val="18"/>
        </w:numPr>
        <w:ind w:left="284" w:hanging="284"/>
      </w:pPr>
      <w:r>
        <w:t>VHDL Test Benches were used to perform basic operation tests on individual design blocks.</w:t>
      </w:r>
    </w:p>
    <w:p w:rsidR="00E624D2" w:rsidRDefault="00B462AE" w:rsidP="00B462AE">
      <w:pPr>
        <w:pStyle w:val="ListParagraph"/>
        <w:numPr>
          <w:ilvl w:val="0"/>
          <w:numId w:val="18"/>
        </w:numPr>
        <w:ind w:left="284" w:hanging="284"/>
      </w:pPr>
      <w:proofErr w:type="spellStart"/>
      <w:r>
        <w:t>SystemVerilog</w:t>
      </w:r>
      <w:proofErr w:type="spellEnd"/>
      <w:r>
        <w:t xml:space="preserve"> verification environment was built and used to perform e</w:t>
      </w:r>
      <w:r w:rsidR="00E624D2">
        <w:t>xtensive verification of</w:t>
      </w:r>
      <w:r>
        <w:t xml:space="preserve"> the SPI Master and Slave cores</w:t>
      </w:r>
      <w:r w:rsidR="00E624D2">
        <w:t>. The cores were first verified separately, and then verified together at the configuration of one SPI Master that is connected to 4 SPI Slaves.</w:t>
      </w:r>
    </w:p>
    <w:p w:rsidR="00324627" w:rsidRDefault="00E624D2" w:rsidP="006F00A3">
      <w:pPr>
        <w:pStyle w:val="ListParagraph"/>
        <w:numPr>
          <w:ilvl w:val="0"/>
          <w:numId w:val="18"/>
        </w:numPr>
        <w:ind w:left="284" w:hanging="284"/>
      </w:pPr>
      <w:r>
        <w:t xml:space="preserve">UVM 1.1 class libraries were used in order to build a </w:t>
      </w:r>
      <w:proofErr w:type="spellStart"/>
      <w:r>
        <w:t>SystemVerilog</w:t>
      </w:r>
      <w:proofErr w:type="spellEnd"/>
      <w:r>
        <w:t xml:space="preserve"> testing environment and perform v</w:t>
      </w:r>
      <w:r w:rsidR="00F02382">
        <w:t>erification of the Top A</w:t>
      </w:r>
      <w:r>
        <w:t>rchitecture</w:t>
      </w:r>
      <w:r w:rsidR="00DA43C2">
        <w:t>. As described in the previous chapter, the architecture</w:t>
      </w:r>
      <w:r w:rsidR="00F02382">
        <w:t xml:space="preserve"> was designed to support 3 different Wishbone commands</w:t>
      </w:r>
      <w:r w:rsidR="00DA43C2">
        <w:t>: RAM read, RAM write and Register Configuration</w:t>
      </w:r>
      <w:r w:rsidR="00F02382">
        <w:t>.</w:t>
      </w:r>
      <w:r>
        <w:t xml:space="preserve">  </w:t>
      </w:r>
      <w:r w:rsidR="00B462AE">
        <w:t xml:space="preserve">  </w:t>
      </w:r>
    </w:p>
    <w:p w:rsidR="00324627" w:rsidRDefault="00923C0B" w:rsidP="00324627">
      <w:pPr>
        <w:pStyle w:val="Heading2"/>
      </w:pPr>
      <w:bookmarkStart w:id="676" w:name="_Toc311187396"/>
      <w:r>
        <w:t>4.1</w:t>
      </w:r>
      <w:r w:rsidR="00324627">
        <w:t xml:space="preserve"> SPI Master </w:t>
      </w:r>
      <w:r w:rsidR="00DA43C2">
        <w:t>Test Bench</w:t>
      </w:r>
      <w:bookmarkEnd w:id="676"/>
    </w:p>
    <w:p w:rsidR="00DA43C2" w:rsidRDefault="00E162A3" w:rsidP="00E162A3">
      <w:pPr>
        <w:keepNext/>
      </w:pPr>
      <w:r w:rsidRPr="00E162A3">
        <w:rPr>
          <w:noProof/>
        </w:rPr>
        <w:drawing>
          <wp:inline distT="0" distB="0" distL="0" distR="0">
            <wp:extent cx="5274310" cy="2868517"/>
            <wp:effectExtent l="19050" t="0" r="2540" b="0"/>
            <wp:docPr id="28" name="אובייקט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932" cy="4429156"/>
                      <a:chOff x="357158" y="1357298"/>
                      <a:chExt cx="8143932" cy="4429156"/>
                    </a:xfrm>
                  </a:grpSpPr>
                  <a:sp>
                    <a:nvSpPr>
                      <a:cNvPr id="20" name="Rectangle 14"/>
                      <a:cNvSpPr/>
                    </a:nvSpPr>
                    <a:spPr>
                      <a:xfrm>
                        <a:off x="357158" y="1357298"/>
                        <a:ext cx="8143932" cy="4429156"/>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3714744" y="3071810"/>
                        <a:ext cx="1222426" cy="1714512"/>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Master</a:t>
                          </a:r>
                        </a:p>
                        <a:p>
                          <a:pPr algn="ctr" rtl="0"/>
                          <a:r>
                            <a:rPr lang="en-US" dirty="0" smtClean="0"/>
                            <a:t>(DUT)</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6" name="Rounded Rectangle 20"/>
                      <a:cNvSpPr/>
                    </a:nvSpPr>
                    <a:spPr>
                      <a:xfrm rot="16200000">
                        <a:off x="4107653"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20"/>
                      <a:cNvSpPr/>
                    </a:nvSpPr>
                    <a:spPr>
                      <a:xfrm rot="16200000">
                        <a:off x="2821769"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FIFOI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1357860" y="3071810"/>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9" name="TextBox 8"/>
                      <a:cNvSpPr txBox="1"/>
                    </a:nvSpPr>
                    <a:spPr>
                      <a:xfrm>
                        <a:off x="1357289" y="4417896"/>
                        <a:ext cx="1143009"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10" name="Oval 36"/>
                      <a:cNvSpPr/>
                    </a:nvSpPr>
                    <a:spPr>
                      <a:xfrm>
                        <a:off x="1285852" y="298702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1</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11" name="Oval 37"/>
                      <a:cNvSpPr/>
                    </a:nvSpPr>
                    <a:spPr>
                      <a:xfrm>
                        <a:off x="1285852" y="42831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2</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18" name="מחבר חץ ישר 17"/>
                      <a:cNvCxnSpPr/>
                    </a:nvCxnSpPr>
                    <a:spPr>
                      <a:xfrm>
                        <a:off x="2500298" y="3571876"/>
                        <a:ext cx="1071570"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מחבר חץ ישר 20"/>
                      <a:cNvCxnSpPr/>
                    </a:nvCxnSpPr>
                    <a:spPr>
                      <a:xfrm rot="10800000">
                        <a:off x="2500298" y="4572008"/>
                        <a:ext cx="1071570"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8" name="TextBox 27"/>
                      <a:cNvSpPr txBox="1"/>
                    </a:nvSpPr>
                    <a:spPr>
                      <a:xfrm>
                        <a:off x="6223997" y="3072950"/>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29" name="TextBox 28"/>
                      <a:cNvSpPr txBox="1"/>
                    </a:nvSpPr>
                    <a:spPr>
                      <a:xfrm>
                        <a:off x="6215074" y="4419036"/>
                        <a:ext cx="1143007"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0" name="Oval 38"/>
                      <a:cNvSpPr/>
                    </a:nvSpPr>
                    <a:spPr>
                      <a:xfrm>
                        <a:off x="6143636" y="2928934"/>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3</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31" name="Oval 39"/>
                      <a:cNvSpPr/>
                    </a:nvSpPr>
                    <a:spPr>
                      <a:xfrm>
                        <a:off x="6143636" y="429708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4</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32" name="מחבר חץ ישר 31"/>
                      <a:cNvCxnSpPr/>
                    </a:nvCxnSpPr>
                    <a:spPr>
                      <a:xfrm rot="10800000">
                        <a:off x="5072066" y="3571876"/>
                        <a:ext cx="114300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מחבר חץ ישר 32"/>
                      <a:cNvCxnSpPr/>
                    </a:nvCxnSpPr>
                    <a:spPr>
                      <a:xfrm>
                        <a:off x="5072066" y="4572008"/>
                        <a:ext cx="114300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a:off x="3539546" y="1785926"/>
                        <a:ext cx="1608518" cy="928694"/>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2400" dirty="0" smtClean="0"/>
                            <a:t>Scoreboard</a:t>
                          </a:r>
                          <a:endParaRPr lang="he-IL" sz="2400" dirty="0"/>
                        </a:p>
                      </a:txBody>
                      <a:useSpRect/>
                    </a:txSp>
                    <a:style>
                      <a:lnRef idx="0">
                        <a:schemeClr val="accent6"/>
                      </a:lnRef>
                      <a:fillRef idx="3">
                        <a:schemeClr val="accent6"/>
                      </a:fillRef>
                      <a:effectRef idx="3">
                        <a:schemeClr val="accent6"/>
                      </a:effectRef>
                      <a:fontRef idx="minor">
                        <a:schemeClr val="lt1"/>
                      </a:fontRef>
                    </a:style>
                  </a:sp>
                  <a:cxnSp>
                    <a:nvCxnSpPr>
                      <a:cNvPr id="40" name="מחבר מעוקל 39"/>
                      <a:cNvCxnSpPr>
                        <a:stCxn id="28" idx="3"/>
                      </a:cNvCxnSpPr>
                    </a:nvCxnSpPr>
                    <a:spPr>
                      <a:xfrm flipH="1" flipV="1">
                        <a:off x="5143504" y="2500306"/>
                        <a:ext cx="2224268" cy="1034309"/>
                      </a:xfrm>
                      <a:prstGeom prst="curvedConnector3">
                        <a:avLst>
                          <a:gd name="adj1" fmla="val -18392"/>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43" name="מחבר מעוקל 42"/>
                      <a:cNvCxnSpPr>
                        <a:stCxn id="9" idx="1"/>
                      </a:cNvCxnSpPr>
                    </a:nvCxnSpPr>
                    <a:spPr>
                      <a:xfrm rot="10800000" flipH="1">
                        <a:off x="1357288" y="2000240"/>
                        <a:ext cx="2143141" cy="2602322"/>
                      </a:xfrm>
                      <a:prstGeom prst="curvedConnector4">
                        <a:avLst>
                          <a:gd name="adj1" fmla="val -40421"/>
                          <a:gd name="adj2" fmla="val 100707"/>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59" name="Shape 58"/>
                      <a:cNvCxnSpPr>
                        <a:stCxn id="29" idx="3"/>
                      </a:cNvCxnSpPr>
                    </a:nvCxnSpPr>
                    <a:spPr>
                      <a:xfrm flipH="1" flipV="1">
                        <a:off x="5143504" y="2000240"/>
                        <a:ext cx="2214577" cy="2603462"/>
                      </a:xfrm>
                      <a:prstGeom prst="curvedConnector4">
                        <a:avLst>
                          <a:gd name="adj1" fmla="val -42920"/>
                          <a:gd name="adj2" fmla="val 9929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63" name="מחבר מעוקל 62"/>
                      <a:cNvCxnSpPr>
                        <a:stCxn id="8" idx="1"/>
                      </a:cNvCxnSpPr>
                    </a:nvCxnSpPr>
                    <a:spPr>
                      <a:xfrm rot="10800000" flipH="1">
                        <a:off x="1357860" y="2500307"/>
                        <a:ext cx="2142570" cy="1033169"/>
                      </a:xfrm>
                      <a:prstGeom prst="curvedConnector3">
                        <a:avLst>
                          <a:gd name="adj1" fmla="val -1066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sp>
                    <a:nvSpPr>
                      <a:cNvPr id="64" name="Oval 40"/>
                      <a:cNvSpPr/>
                    </a:nvSpPr>
                    <a:spPr>
                      <a:xfrm>
                        <a:off x="3419872" y="17144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5</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65" name="Rounded Rectangle 20"/>
                      <a:cNvSpPr/>
                    </a:nvSpPr>
                    <a:spPr>
                      <a:xfrm>
                        <a:off x="3786182" y="4714884"/>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CFG</a:t>
                          </a:r>
                          <a:r>
                            <a:rPr lang="en-US" sz="1100" dirty="0" smtClean="0"/>
                            <a:t>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TextBox 72"/>
                      <a:cNvSpPr txBox="1"/>
                    </a:nvSpPr>
                    <a:spPr>
                      <a:xfrm>
                        <a:off x="3786181" y="5357826"/>
                        <a:ext cx="1071571"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CFG_DUT</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6" name="Oval 41"/>
                      <a:cNvSpPr/>
                    </a:nvSpPr>
                    <a:spPr>
                      <a:xfrm>
                        <a:off x="3643306" y="52863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6</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74" name="Oval 41"/>
                      <a:cNvSpPr/>
                    </a:nvSpPr>
                    <a:spPr>
                      <a:xfrm>
                        <a:off x="3714744" y="30003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7</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75" name="מחבר חץ ישר 74"/>
                      <a:cNvCxnSpPr>
                        <a:stCxn id="73" idx="0"/>
                        <a:endCxn id="65" idx="2"/>
                      </a:cNvCxnSpPr>
                    </a:nvCxnSpPr>
                    <a:spPr>
                      <a:xfrm rot="5400000" flipH="1" flipV="1">
                        <a:off x="4107653" y="5143512"/>
                        <a:ext cx="42862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6F00A3" w:rsidRDefault="00DA43C2" w:rsidP="00DA43C2">
      <w:pPr>
        <w:pStyle w:val="Caption"/>
        <w:bidi w:val="0"/>
        <w:jc w:val="center"/>
        <w:rPr>
          <w:noProof/>
        </w:rPr>
      </w:pPr>
      <w:bookmarkStart w:id="677" w:name="_Toc311187445"/>
      <w:r>
        <w:t xml:space="preserve">Figure </w:t>
      </w:r>
      <w:fldSimple w:instr=" SEQ Figure \* ARABIC ">
        <w:r>
          <w:rPr>
            <w:noProof/>
          </w:rPr>
          <w:t>13</w:t>
        </w:r>
      </w:fldSimple>
      <w:r>
        <w:rPr>
          <w:noProof/>
        </w:rPr>
        <w:t xml:space="preserve"> - SPI Master Test Bench</w:t>
      </w:r>
      <w:bookmarkEnd w:id="677"/>
    </w:p>
    <w:p w:rsidR="00DA43C2" w:rsidRDefault="00DA43C2" w:rsidP="00167CAB">
      <w:r>
        <w:t xml:space="preserve">The SPI Master Test Bench was written using </w:t>
      </w:r>
      <w:proofErr w:type="spellStart"/>
      <w:r>
        <w:t>SystemVerilog</w:t>
      </w:r>
      <w:proofErr w:type="spellEnd"/>
      <w:r>
        <w:t xml:space="preserve">. The Environment </w:t>
      </w:r>
      <w:del w:id="678" w:author="Beeri" w:date="2011-12-08T08:52:00Z">
        <w:r w:rsidDel="00167CAB">
          <w:delText xml:space="preserve">consists </w:delText>
        </w:r>
      </w:del>
      <w:ins w:id="679" w:author="Beeri" w:date="2011-12-08T08:52:00Z">
        <w:r w:rsidR="00167CAB">
          <w:t xml:space="preserve">is consumed </w:t>
        </w:r>
      </w:ins>
      <w:r>
        <w:t>of the following blocks:</w:t>
      </w:r>
    </w:p>
    <w:p w:rsidR="00DA43C2" w:rsidRDefault="00DA43C2" w:rsidP="002022F0">
      <w:pPr>
        <w:pStyle w:val="ListParagraph"/>
        <w:numPr>
          <w:ilvl w:val="0"/>
          <w:numId w:val="19"/>
        </w:numPr>
        <w:spacing w:after="200" w:line="276" w:lineRule="auto"/>
        <w:ind w:left="284" w:hanging="284"/>
      </w:pPr>
      <w:r>
        <w:t xml:space="preserve">Generator (1) generates </w:t>
      </w:r>
      <w:r w:rsidR="00940329">
        <w:t xml:space="preserve">a </w:t>
      </w:r>
      <w:r>
        <w:t>random packet, and drives it to the DUT</w:t>
      </w:r>
      <w:r w:rsidR="00E162A3">
        <w:t xml:space="preserve"> from the FIFO interface</w:t>
      </w:r>
      <w:r>
        <w:t>.</w:t>
      </w:r>
    </w:p>
    <w:p w:rsidR="00DA43C2" w:rsidRDefault="00DA43C2" w:rsidP="00DA43C2">
      <w:pPr>
        <w:pStyle w:val="ListParagraph"/>
        <w:numPr>
          <w:ilvl w:val="0"/>
          <w:numId w:val="19"/>
        </w:numPr>
        <w:spacing w:after="200" w:line="276" w:lineRule="auto"/>
        <w:ind w:left="284" w:hanging="284"/>
      </w:pPr>
      <w:r>
        <w:t>Receiver (2) receives dat</w:t>
      </w:r>
      <w:r w:rsidR="00940329">
        <w:t>a, which was transmitted from</w:t>
      </w:r>
      <w:r>
        <w:t xml:space="preserve"> the SPI Slave (Generator and Driver number 3).</w:t>
      </w:r>
    </w:p>
    <w:p w:rsidR="00DA43C2" w:rsidRDefault="00DA43C2" w:rsidP="00DA43C2">
      <w:pPr>
        <w:pStyle w:val="ListParagraph"/>
        <w:numPr>
          <w:ilvl w:val="0"/>
          <w:numId w:val="19"/>
        </w:numPr>
        <w:spacing w:after="200" w:line="276" w:lineRule="auto"/>
        <w:ind w:left="284" w:hanging="284"/>
      </w:pPr>
      <w:r>
        <w:t>The Generator (3) generates incremental data, and drives it to the DUT</w:t>
      </w:r>
      <w:r w:rsidR="00E162A3">
        <w:t xml:space="preserve"> through the SPI via the </w:t>
      </w:r>
      <w:proofErr w:type="spellStart"/>
      <w:r w:rsidR="00E162A3">
        <w:rPr>
          <w:i/>
          <w:iCs/>
        </w:rPr>
        <w:t>spi_miso</w:t>
      </w:r>
      <w:proofErr w:type="spellEnd"/>
      <w:r w:rsidR="00E162A3">
        <w:t xml:space="preserve"> signal</w:t>
      </w:r>
      <w:r>
        <w:t>.</w:t>
      </w:r>
    </w:p>
    <w:p w:rsidR="00DA43C2" w:rsidRDefault="00DA43C2" w:rsidP="00DA43C2">
      <w:pPr>
        <w:pStyle w:val="ListParagraph"/>
        <w:numPr>
          <w:ilvl w:val="0"/>
          <w:numId w:val="19"/>
        </w:numPr>
        <w:spacing w:after="200" w:line="276" w:lineRule="auto"/>
        <w:ind w:left="284" w:hanging="284"/>
      </w:pPr>
      <w:r>
        <w:t>The Receiver (4) receives data, which was transmitted through the SPI Master DUT</w:t>
      </w:r>
      <w:r w:rsidR="00E162A3">
        <w:t xml:space="preserve"> via the </w:t>
      </w:r>
      <w:proofErr w:type="spellStart"/>
      <w:r w:rsidR="00E162A3">
        <w:rPr>
          <w:i/>
          <w:iCs/>
        </w:rPr>
        <w:t>spi_mosi</w:t>
      </w:r>
      <w:proofErr w:type="spellEnd"/>
      <w:r w:rsidR="00E162A3">
        <w:t xml:space="preserve"> signal</w:t>
      </w:r>
      <w:r>
        <w:t>.</w:t>
      </w:r>
    </w:p>
    <w:p w:rsidR="00DA43C2" w:rsidRDefault="00DA43C2" w:rsidP="00DA43C2">
      <w:pPr>
        <w:pStyle w:val="ListParagraph"/>
        <w:numPr>
          <w:ilvl w:val="0"/>
          <w:numId w:val="19"/>
        </w:numPr>
        <w:spacing w:after="200" w:line="276" w:lineRule="auto"/>
        <w:ind w:left="284" w:hanging="284"/>
      </w:pPr>
      <w:r>
        <w:lastRenderedPageBreak/>
        <w:t>The Scoreboard (5) compares transmissions, and reports when error is detected. The compared data are:</w:t>
      </w:r>
    </w:p>
    <w:p w:rsidR="00DA43C2" w:rsidRDefault="00DA43C2" w:rsidP="00DA43C2">
      <w:pPr>
        <w:pStyle w:val="ListParagraph"/>
        <w:numPr>
          <w:ilvl w:val="1"/>
          <w:numId w:val="19"/>
        </w:numPr>
        <w:spacing w:after="200" w:line="276" w:lineRule="auto"/>
        <w:ind w:left="567" w:hanging="283"/>
      </w:pPr>
      <w:r>
        <w:t>Transmitted data from (1) with the received from (4)</w:t>
      </w:r>
      <w:r w:rsidR="00E162A3">
        <w:t>.</w:t>
      </w:r>
    </w:p>
    <w:p w:rsidR="00DA43C2" w:rsidRDefault="00DA43C2" w:rsidP="00DA43C2">
      <w:pPr>
        <w:pStyle w:val="ListParagraph"/>
        <w:numPr>
          <w:ilvl w:val="1"/>
          <w:numId w:val="19"/>
        </w:numPr>
        <w:spacing w:after="200" w:line="276" w:lineRule="auto"/>
        <w:ind w:left="567" w:hanging="283"/>
      </w:pPr>
      <w:r>
        <w:t>Transmitted data from (3) with the received from (2)</w:t>
      </w:r>
      <w:r w:rsidR="00E162A3">
        <w:t>.</w:t>
      </w:r>
    </w:p>
    <w:p w:rsidR="00E162A3" w:rsidRDefault="00E162A3" w:rsidP="00DA43C2">
      <w:pPr>
        <w:pStyle w:val="ListParagraph"/>
        <w:numPr>
          <w:ilvl w:val="0"/>
          <w:numId w:val="19"/>
        </w:numPr>
        <w:spacing w:after="200" w:line="276" w:lineRule="auto"/>
        <w:ind w:left="284" w:hanging="284"/>
      </w:pPr>
      <w:r>
        <w:t xml:space="preserve">This CFG_DUT is method activated from the test environment, which is in charge of configuring the SPI Master DUT. </w:t>
      </w:r>
    </w:p>
    <w:p w:rsidR="00DA43C2" w:rsidRDefault="00DA43C2" w:rsidP="00DA43C2">
      <w:pPr>
        <w:pStyle w:val="ListParagraph"/>
        <w:numPr>
          <w:ilvl w:val="0"/>
          <w:numId w:val="19"/>
        </w:numPr>
        <w:spacing w:after="200" w:line="276" w:lineRule="auto"/>
        <w:ind w:left="284" w:hanging="284"/>
      </w:pPr>
      <w:r>
        <w:t xml:space="preserve">This is the </w:t>
      </w:r>
      <w:r w:rsidR="00E162A3">
        <w:t xml:space="preserve">SPI Master </w:t>
      </w:r>
      <w:r>
        <w:t>DUT (VHDL design).</w:t>
      </w:r>
    </w:p>
    <w:p w:rsidR="00E162A3" w:rsidRDefault="00E162A3" w:rsidP="00E162A3">
      <w:pPr>
        <w:spacing w:line="276" w:lineRule="auto"/>
      </w:pPr>
      <w:r>
        <w:t>In each test, randomized packets are generated and sent to the DUT by Driver (1). Each packet is consumed of:</w:t>
      </w:r>
    </w:p>
    <w:p w:rsidR="00EB20F1" w:rsidRDefault="00EB20F1" w:rsidP="00EB20F1">
      <w:pPr>
        <w:pStyle w:val="ListParagraph"/>
        <w:numPr>
          <w:ilvl w:val="0"/>
          <w:numId w:val="9"/>
        </w:numPr>
        <w:spacing w:after="200" w:line="276" w:lineRule="auto"/>
        <w:ind w:left="284" w:hanging="284"/>
      </w:pPr>
      <w:r>
        <w:t>Random SPI Slave address.</w:t>
      </w:r>
    </w:p>
    <w:p w:rsidR="00E162A3" w:rsidRDefault="00E162A3" w:rsidP="00E162A3">
      <w:pPr>
        <w:pStyle w:val="ListParagraph"/>
        <w:numPr>
          <w:ilvl w:val="0"/>
          <w:numId w:val="9"/>
        </w:numPr>
        <w:spacing w:after="200" w:line="276" w:lineRule="auto"/>
        <w:ind w:left="284" w:hanging="284"/>
      </w:pPr>
      <w:r>
        <w:t>Random burst length.</w:t>
      </w:r>
    </w:p>
    <w:p w:rsidR="00E162A3" w:rsidRDefault="00E162A3" w:rsidP="002022F0">
      <w:pPr>
        <w:pStyle w:val="ListParagraph"/>
        <w:numPr>
          <w:ilvl w:val="0"/>
          <w:numId w:val="9"/>
        </w:numPr>
        <w:spacing w:line="276" w:lineRule="auto"/>
        <w:ind w:left="284" w:hanging="284"/>
      </w:pPr>
      <w:r>
        <w:t>Random data to be transmitted.</w:t>
      </w:r>
    </w:p>
    <w:p w:rsidR="006F00A3" w:rsidRDefault="00E162A3" w:rsidP="002022F0">
      <w:pPr>
        <w:spacing w:after="200" w:line="276" w:lineRule="auto"/>
      </w:pPr>
      <w:r>
        <w:t xml:space="preserve">Each packet </w:t>
      </w:r>
      <w:r w:rsidR="002022F0">
        <w:t xml:space="preserve">simulates one continues SPI transaction. The burst length indicates the number of data words that will be exchanged between the SPI Master and Slave during that transaction. When a packet was fully transmitted into the DUT, the Driver will simulate FIFO empty state, before sending the next packet. </w:t>
      </w:r>
    </w:p>
    <w:p w:rsidR="006F00A3" w:rsidRDefault="006F00A3" w:rsidP="006F00A3">
      <w:pPr>
        <w:pStyle w:val="Heading3"/>
      </w:pPr>
      <w:bookmarkStart w:id="680" w:name="_Toc311187397"/>
      <w:r>
        <w:t>4.1.2 Tests List</w:t>
      </w:r>
      <w:bookmarkEnd w:id="68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1984"/>
        <w:gridCol w:w="6004"/>
      </w:tblGrid>
      <w:tr w:rsidR="00537D9E" w:rsidRPr="00190542" w:rsidTr="003F768B">
        <w:trPr>
          <w:trHeight w:val="279"/>
          <w:tblHeader/>
        </w:trPr>
        <w:tc>
          <w:tcPr>
            <w:tcW w:w="426" w:type="dxa"/>
            <w:shd w:val="solid" w:color="auto" w:fill="auto"/>
          </w:tcPr>
          <w:p w:rsidR="00537D9E" w:rsidRDefault="00537D9E" w:rsidP="007732B0"/>
        </w:tc>
        <w:tc>
          <w:tcPr>
            <w:tcW w:w="1984" w:type="dxa"/>
            <w:shd w:val="solid" w:color="auto" w:fill="auto"/>
          </w:tcPr>
          <w:p w:rsidR="00537D9E" w:rsidRPr="00190542" w:rsidRDefault="00537D9E" w:rsidP="007732B0">
            <w:r>
              <w:t>Test Name</w:t>
            </w:r>
          </w:p>
        </w:tc>
        <w:tc>
          <w:tcPr>
            <w:tcW w:w="6004" w:type="dxa"/>
            <w:shd w:val="solid" w:color="auto" w:fill="auto"/>
          </w:tcPr>
          <w:p w:rsidR="00537D9E" w:rsidRPr="00190542" w:rsidRDefault="00537D9E" w:rsidP="007732B0">
            <w:r w:rsidRPr="00190542">
              <w:t>Description</w:t>
            </w:r>
          </w:p>
        </w:tc>
      </w:tr>
      <w:tr w:rsidR="00537D9E" w:rsidRPr="00190542" w:rsidTr="003F768B">
        <w:trPr>
          <w:trHeight w:val="279"/>
        </w:trPr>
        <w:tc>
          <w:tcPr>
            <w:tcW w:w="426" w:type="dxa"/>
          </w:tcPr>
          <w:p w:rsidR="00537D9E" w:rsidRPr="00537D9E" w:rsidRDefault="00537D9E" w:rsidP="007732B0">
            <w:r w:rsidRPr="00537D9E">
              <w:t>1</w:t>
            </w:r>
          </w:p>
        </w:tc>
        <w:tc>
          <w:tcPr>
            <w:tcW w:w="1984" w:type="dxa"/>
          </w:tcPr>
          <w:p w:rsidR="00537D9E" w:rsidRPr="00DB66AB" w:rsidRDefault="00537D9E" w:rsidP="007732B0">
            <w:pPr>
              <w:rPr>
                <w:b/>
                <w:bCs/>
              </w:rPr>
            </w:pPr>
            <w:r>
              <w:rPr>
                <w:b/>
                <w:bCs/>
              </w:rPr>
              <w:t>Normal Burst</w:t>
            </w:r>
          </w:p>
        </w:tc>
        <w:tc>
          <w:tcPr>
            <w:tcW w:w="6004" w:type="dxa"/>
          </w:tcPr>
          <w:p w:rsidR="00537D9E" w:rsidRPr="00190542" w:rsidRDefault="003F768B" w:rsidP="007732B0">
            <w:r>
              <w:t>C</w:t>
            </w:r>
            <w:r w:rsidR="00537D9E">
              <w:t>hecks the basic DUT</w:t>
            </w:r>
            <w:r>
              <w:t>'s</w:t>
            </w:r>
            <w:r w:rsidR="00537D9E">
              <w:t xml:space="preserve"> functionality, with CPOL = CPHA = 0, and SPI_CLK = SYS_CLK/4</w:t>
            </w:r>
          </w:p>
        </w:tc>
      </w:tr>
      <w:tr w:rsidR="00537D9E" w:rsidTr="003F768B">
        <w:trPr>
          <w:trHeight w:val="279"/>
        </w:trPr>
        <w:tc>
          <w:tcPr>
            <w:tcW w:w="426" w:type="dxa"/>
          </w:tcPr>
          <w:p w:rsidR="00537D9E" w:rsidRPr="00537D9E" w:rsidRDefault="00537D9E" w:rsidP="007732B0">
            <w:r w:rsidRPr="00537D9E">
              <w:t>2</w:t>
            </w:r>
          </w:p>
        </w:tc>
        <w:tc>
          <w:tcPr>
            <w:tcW w:w="1984" w:type="dxa"/>
          </w:tcPr>
          <w:p w:rsidR="00537D9E" w:rsidRPr="00DB66AB" w:rsidRDefault="003F768B" w:rsidP="007732B0">
            <w:pPr>
              <w:rPr>
                <w:b/>
                <w:bCs/>
              </w:rPr>
            </w:pPr>
            <w:r>
              <w:rPr>
                <w:b/>
                <w:bCs/>
              </w:rPr>
              <w:t>CPOL-CPHA</w:t>
            </w:r>
          </w:p>
        </w:tc>
        <w:tc>
          <w:tcPr>
            <w:tcW w:w="6004" w:type="dxa"/>
          </w:tcPr>
          <w:p w:rsidR="00537D9E" w:rsidRDefault="003F768B" w:rsidP="007732B0">
            <w:r>
              <w:t>C</w:t>
            </w:r>
            <w:r w:rsidR="00537D9E">
              <w:t>hecks the DUT</w:t>
            </w:r>
            <w:r>
              <w:t>'s</w:t>
            </w:r>
            <w:r w:rsidR="00537D9E">
              <w:t xml:space="preserve"> functionality with all four CPOL and CPHA configurations</w:t>
            </w:r>
          </w:p>
        </w:tc>
      </w:tr>
      <w:tr w:rsidR="00537D9E" w:rsidTr="003F768B">
        <w:trPr>
          <w:trHeight w:val="559"/>
        </w:trPr>
        <w:tc>
          <w:tcPr>
            <w:tcW w:w="426" w:type="dxa"/>
          </w:tcPr>
          <w:p w:rsidR="00537D9E" w:rsidRPr="00537D9E" w:rsidRDefault="00537D9E" w:rsidP="007732B0">
            <w:r w:rsidRPr="00537D9E">
              <w:t>3</w:t>
            </w:r>
          </w:p>
        </w:tc>
        <w:tc>
          <w:tcPr>
            <w:tcW w:w="1984" w:type="dxa"/>
          </w:tcPr>
          <w:p w:rsidR="00537D9E" w:rsidRPr="00DB66AB" w:rsidRDefault="00537D9E" w:rsidP="007732B0">
            <w:pPr>
              <w:rPr>
                <w:b/>
                <w:bCs/>
              </w:rPr>
            </w:pPr>
            <w:r>
              <w:rPr>
                <w:b/>
                <w:bCs/>
              </w:rPr>
              <w:t>Clock</w:t>
            </w:r>
            <w:r w:rsidR="003F768B">
              <w:rPr>
                <w:b/>
                <w:bCs/>
              </w:rPr>
              <w:t xml:space="preserve"> Frequency</w:t>
            </w:r>
          </w:p>
        </w:tc>
        <w:tc>
          <w:tcPr>
            <w:tcW w:w="6004" w:type="dxa"/>
          </w:tcPr>
          <w:p w:rsidR="00537D9E" w:rsidRDefault="003F768B" w:rsidP="007732B0">
            <w:r>
              <w:t xml:space="preserve">Checks the DUT's functionality with all available SPI_CLK frequencies, and with all available CPOL and CPHA configurations </w:t>
            </w:r>
          </w:p>
        </w:tc>
      </w:tr>
      <w:tr w:rsidR="00537D9E" w:rsidTr="003F768B">
        <w:trPr>
          <w:trHeight w:val="279"/>
        </w:trPr>
        <w:tc>
          <w:tcPr>
            <w:tcW w:w="426" w:type="dxa"/>
          </w:tcPr>
          <w:p w:rsidR="00537D9E" w:rsidRPr="00537D9E" w:rsidRDefault="00537D9E" w:rsidP="007732B0">
            <w:r w:rsidRPr="00537D9E">
              <w:t>4</w:t>
            </w:r>
          </w:p>
        </w:tc>
        <w:tc>
          <w:tcPr>
            <w:tcW w:w="1984" w:type="dxa"/>
          </w:tcPr>
          <w:p w:rsidR="00537D9E" w:rsidRPr="003F768B" w:rsidRDefault="003F768B" w:rsidP="007732B0">
            <w:pPr>
              <w:rPr>
                <w:b/>
                <w:bCs/>
              </w:rPr>
            </w:pPr>
            <w:r w:rsidRPr="003F768B">
              <w:rPr>
                <w:b/>
                <w:bCs/>
              </w:rPr>
              <w:t xml:space="preserve">Reset </w:t>
            </w:r>
          </w:p>
        </w:tc>
        <w:tc>
          <w:tcPr>
            <w:tcW w:w="6004" w:type="dxa"/>
          </w:tcPr>
          <w:p w:rsidR="00537D9E" w:rsidRDefault="003F768B" w:rsidP="007732B0">
            <w:r>
              <w:t xml:space="preserve">Validates the ability of the DUT to recover from reset, and that other input signals don't affect the DUT during reset </w:t>
            </w:r>
          </w:p>
        </w:tc>
      </w:tr>
      <w:tr w:rsidR="00537D9E" w:rsidRPr="006E3D0B" w:rsidTr="003F768B">
        <w:trPr>
          <w:trHeight w:val="267"/>
        </w:trPr>
        <w:tc>
          <w:tcPr>
            <w:tcW w:w="426" w:type="dxa"/>
          </w:tcPr>
          <w:p w:rsidR="00537D9E" w:rsidRPr="00537D9E" w:rsidRDefault="00537D9E" w:rsidP="007732B0">
            <w:r w:rsidRPr="00537D9E">
              <w:t>5</w:t>
            </w:r>
          </w:p>
        </w:tc>
        <w:tc>
          <w:tcPr>
            <w:tcW w:w="1984" w:type="dxa"/>
          </w:tcPr>
          <w:p w:rsidR="00537D9E" w:rsidRPr="006120D4" w:rsidRDefault="006120D4" w:rsidP="007732B0">
            <w:pPr>
              <w:rPr>
                <w:b/>
                <w:bCs/>
              </w:rPr>
            </w:pPr>
            <w:r w:rsidRPr="006120D4">
              <w:rPr>
                <w:b/>
                <w:bCs/>
              </w:rPr>
              <w:t>Forbidden</w:t>
            </w:r>
            <w:r w:rsidR="003F768B" w:rsidRPr="006120D4">
              <w:rPr>
                <w:b/>
                <w:bCs/>
              </w:rPr>
              <w:t xml:space="preserve"> Configuration</w:t>
            </w:r>
          </w:p>
        </w:tc>
        <w:tc>
          <w:tcPr>
            <w:tcW w:w="6004" w:type="dxa"/>
          </w:tcPr>
          <w:p w:rsidR="00537D9E" w:rsidRPr="006E3D0B" w:rsidRDefault="003F768B" w:rsidP="007732B0">
            <w:r>
              <w:t>Validates that if someone tries to write into the DUT's configuration registers during active transaction, the values won't be written, and the DUT will r</w:t>
            </w:r>
            <w:r w:rsidR="006120D4">
              <w:t>a</w:t>
            </w:r>
            <w:r>
              <w:t xml:space="preserve">ise the </w:t>
            </w:r>
            <w:proofErr w:type="spellStart"/>
            <w:r>
              <w:rPr>
                <w:i/>
                <w:iCs/>
              </w:rPr>
              <w:t>reg_err</w:t>
            </w:r>
            <w:proofErr w:type="spellEnd"/>
            <w:r>
              <w:t xml:space="preserve"> signal  </w:t>
            </w:r>
          </w:p>
        </w:tc>
      </w:tr>
      <w:tr w:rsidR="00537D9E" w:rsidRPr="006E3D0B" w:rsidTr="003F768B">
        <w:trPr>
          <w:trHeight w:val="279"/>
        </w:trPr>
        <w:tc>
          <w:tcPr>
            <w:tcW w:w="426" w:type="dxa"/>
          </w:tcPr>
          <w:p w:rsidR="00537D9E" w:rsidRDefault="006120D4" w:rsidP="007732B0">
            <w:r>
              <w:t>6</w:t>
            </w:r>
          </w:p>
        </w:tc>
        <w:tc>
          <w:tcPr>
            <w:tcW w:w="1984" w:type="dxa"/>
          </w:tcPr>
          <w:p w:rsidR="00537D9E" w:rsidRPr="006120D4" w:rsidRDefault="003F768B" w:rsidP="007732B0">
            <w:pPr>
              <w:rPr>
                <w:b/>
                <w:bCs/>
              </w:rPr>
            </w:pPr>
            <w:r w:rsidRPr="006120D4">
              <w:rPr>
                <w:b/>
                <w:bCs/>
              </w:rPr>
              <w:t>FIFO Error</w:t>
            </w:r>
          </w:p>
        </w:tc>
        <w:tc>
          <w:tcPr>
            <w:tcW w:w="6004" w:type="dxa"/>
          </w:tcPr>
          <w:p w:rsidR="00537D9E" w:rsidRPr="006120D4" w:rsidRDefault="006120D4" w:rsidP="007732B0">
            <w:r>
              <w:t xml:space="preserve">Checks that if the FIFO doesn't raise the </w:t>
            </w:r>
            <w:proofErr w:type="spellStart"/>
            <w:r>
              <w:rPr>
                <w:i/>
                <w:iCs/>
              </w:rPr>
              <w:t>fifo_din_valid</w:t>
            </w:r>
            <w:proofErr w:type="spellEnd"/>
            <w:r>
              <w:t xml:space="preserve"> signal on time, the DUT will issue an error, and the DUT's FSM will return to idle state.</w:t>
            </w:r>
          </w:p>
        </w:tc>
      </w:tr>
      <w:tr w:rsidR="00537D9E" w:rsidRPr="006E3D0B" w:rsidTr="003F768B">
        <w:trPr>
          <w:trHeight w:val="559"/>
        </w:trPr>
        <w:tc>
          <w:tcPr>
            <w:tcW w:w="426" w:type="dxa"/>
          </w:tcPr>
          <w:p w:rsidR="00537D9E" w:rsidRPr="00DB66AB" w:rsidRDefault="006120D4" w:rsidP="007732B0">
            <w:pPr>
              <w:rPr>
                <w:b/>
                <w:bCs/>
              </w:rPr>
            </w:pPr>
            <w:r>
              <w:rPr>
                <w:b/>
                <w:bCs/>
              </w:rPr>
              <w:t>7</w:t>
            </w:r>
          </w:p>
        </w:tc>
        <w:tc>
          <w:tcPr>
            <w:tcW w:w="1984" w:type="dxa"/>
          </w:tcPr>
          <w:p w:rsidR="00537D9E" w:rsidRPr="00DB66AB" w:rsidRDefault="006120D4" w:rsidP="007732B0">
            <w:pPr>
              <w:rPr>
                <w:b/>
                <w:bCs/>
              </w:rPr>
            </w:pPr>
            <w:r>
              <w:rPr>
                <w:b/>
                <w:bCs/>
              </w:rPr>
              <w:t>Illegal Clock Frequencies</w:t>
            </w:r>
          </w:p>
        </w:tc>
        <w:tc>
          <w:tcPr>
            <w:tcW w:w="6004" w:type="dxa"/>
          </w:tcPr>
          <w:p w:rsidR="00537D9E" w:rsidRPr="006E3D0B" w:rsidRDefault="006120D4" w:rsidP="007732B0">
            <w:pPr>
              <w:keepNext/>
            </w:pPr>
            <w:r>
              <w:t xml:space="preserve">Checks that if someone tries to write invalid values into the system clock divide register, the values won't be written and the DUT will raise the </w:t>
            </w:r>
            <w:proofErr w:type="spellStart"/>
            <w:r>
              <w:rPr>
                <w:i/>
                <w:iCs/>
              </w:rPr>
              <w:t>reg_err</w:t>
            </w:r>
            <w:proofErr w:type="spellEnd"/>
            <w:r>
              <w:t xml:space="preserve"> signal.  </w:t>
            </w:r>
          </w:p>
        </w:tc>
      </w:tr>
    </w:tbl>
    <w:p w:rsidR="006F00A3" w:rsidRDefault="002022F0" w:rsidP="002022F0">
      <w:pPr>
        <w:pStyle w:val="Caption"/>
        <w:bidi w:val="0"/>
        <w:jc w:val="center"/>
      </w:pPr>
      <w:bookmarkStart w:id="681" w:name="_Toc311187431"/>
      <w:r>
        <w:t xml:space="preserve">Table </w:t>
      </w:r>
      <w:fldSimple w:instr=" SEQ Table \* ARABIC ">
        <w:r w:rsidR="00F91CFC">
          <w:rPr>
            <w:noProof/>
          </w:rPr>
          <w:t>5</w:t>
        </w:r>
      </w:fldSimple>
      <w:r>
        <w:rPr>
          <w:noProof/>
        </w:rPr>
        <w:t xml:space="preserve"> - SPI Master Tests List</w:t>
      </w:r>
      <w:bookmarkEnd w:id="681"/>
    </w:p>
    <w:p w:rsidR="005E175D" w:rsidRDefault="005E175D" w:rsidP="005E175D">
      <w:commentRangeStart w:id="682"/>
      <w:r w:rsidRPr="000A7AC5">
        <w:rPr>
          <w:highlight w:val="yellow"/>
        </w:rPr>
        <w:t>Need to add the run command line</w:t>
      </w:r>
      <w:commentRangeEnd w:id="682"/>
      <w:r w:rsidR="00167CAB">
        <w:rPr>
          <w:rStyle w:val="CommentReference"/>
        </w:rPr>
        <w:commentReference w:id="682"/>
      </w:r>
    </w:p>
    <w:p w:rsidR="006F00A3" w:rsidRDefault="006F00A3" w:rsidP="006F00A3">
      <w:pPr>
        <w:pStyle w:val="Heading3"/>
      </w:pPr>
      <w:bookmarkStart w:id="683" w:name="_Toc311187398"/>
      <w:r>
        <w:t>4.1.3 Coverage Goals</w:t>
      </w:r>
      <w:bookmarkEnd w:id="683"/>
    </w:p>
    <w:p w:rsidR="000A7AC5" w:rsidRDefault="000A7AC5" w:rsidP="000A7AC5">
      <w:pPr>
        <w:spacing w:line="276" w:lineRule="auto"/>
      </w:pPr>
      <w:r>
        <w:t xml:space="preserve">The </w:t>
      </w:r>
      <w:r w:rsidR="00EB20F1">
        <w:t xml:space="preserve">test bench had the following </w:t>
      </w:r>
      <w:r>
        <w:t>covera</w:t>
      </w:r>
      <w:r w:rsidR="00EB20F1">
        <w:t>ge goals</w:t>
      </w:r>
      <w:r>
        <w:t>:</w:t>
      </w:r>
    </w:p>
    <w:p w:rsidR="000A7AC5" w:rsidRDefault="000A7AC5" w:rsidP="000A7AC5">
      <w:pPr>
        <w:pStyle w:val="ListParagraph"/>
        <w:numPr>
          <w:ilvl w:val="0"/>
          <w:numId w:val="9"/>
        </w:numPr>
        <w:spacing w:after="200" w:line="276" w:lineRule="auto"/>
        <w:ind w:left="284" w:hanging="284"/>
      </w:pPr>
      <w:r>
        <w:t>A packet was sent to every possible slave.</w:t>
      </w:r>
    </w:p>
    <w:p w:rsidR="000A7AC5" w:rsidRDefault="000A7AC5" w:rsidP="000A7AC5">
      <w:pPr>
        <w:pStyle w:val="ListParagraph"/>
        <w:numPr>
          <w:ilvl w:val="0"/>
          <w:numId w:val="9"/>
        </w:numPr>
        <w:spacing w:after="200" w:line="276" w:lineRule="auto"/>
        <w:ind w:left="284" w:hanging="284"/>
      </w:pPr>
      <w:r>
        <w:t>The sent packets had every possible length.</w:t>
      </w:r>
    </w:p>
    <w:p w:rsidR="000A7AC5" w:rsidRDefault="000A7AC5" w:rsidP="000A7AC5">
      <w:pPr>
        <w:pStyle w:val="ListParagraph"/>
        <w:numPr>
          <w:ilvl w:val="0"/>
          <w:numId w:val="9"/>
        </w:numPr>
        <w:spacing w:after="200" w:line="276" w:lineRule="auto"/>
        <w:ind w:left="284" w:hanging="284"/>
      </w:pPr>
      <w:r>
        <w:t>The packets contained every possible data word.</w:t>
      </w:r>
    </w:p>
    <w:p w:rsidR="006120D4" w:rsidRDefault="000A7AC5" w:rsidP="005E175D">
      <w:pPr>
        <w:spacing w:after="200" w:line="276" w:lineRule="auto"/>
      </w:pPr>
      <w:commentRangeStart w:id="684"/>
      <w:r w:rsidRPr="000A7AC5">
        <w:rPr>
          <w:highlight w:val="yellow"/>
        </w:rPr>
        <w:lastRenderedPageBreak/>
        <w:t>Need to add coverage report</w:t>
      </w:r>
      <w:commentRangeEnd w:id="684"/>
      <w:r w:rsidR="00167CAB">
        <w:rPr>
          <w:rStyle w:val="CommentReference"/>
        </w:rPr>
        <w:commentReference w:id="684"/>
      </w:r>
    </w:p>
    <w:p w:rsidR="006F00A3" w:rsidRDefault="006F00A3" w:rsidP="006F00A3">
      <w:pPr>
        <w:pStyle w:val="Heading3"/>
      </w:pPr>
      <w:bookmarkStart w:id="685" w:name="_Toc311187399"/>
      <w:r>
        <w:t>4.1.4 Found Bugs List</w:t>
      </w:r>
      <w:bookmarkEnd w:id="68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7796"/>
      </w:tblGrid>
      <w:tr w:rsidR="00F91CFC" w:rsidRPr="00190542" w:rsidTr="00F91CFC">
        <w:trPr>
          <w:trHeight w:val="279"/>
          <w:tblHeader/>
        </w:trPr>
        <w:tc>
          <w:tcPr>
            <w:tcW w:w="426" w:type="dxa"/>
            <w:shd w:val="solid" w:color="auto" w:fill="auto"/>
          </w:tcPr>
          <w:p w:rsidR="00F91CFC" w:rsidRDefault="00F91CFC" w:rsidP="007732B0"/>
        </w:tc>
        <w:tc>
          <w:tcPr>
            <w:tcW w:w="7796" w:type="dxa"/>
            <w:shd w:val="solid" w:color="auto" w:fill="auto"/>
          </w:tcPr>
          <w:p w:rsidR="00F91CFC" w:rsidRPr="00190542" w:rsidRDefault="00F91CFC" w:rsidP="007732B0">
            <w:r w:rsidRPr="00190542">
              <w:t>Description</w:t>
            </w:r>
          </w:p>
        </w:tc>
      </w:tr>
      <w:tr w:rsidR="00F91CFC" w:rsidRPr="00190542" w:rsidTr="00F91CFC">
        <w:trPr>
          <w:trHeight w:val="279"/>
        </w:trPr>
        <w:tc>
          <w:tcPr>
            <w:tcW w:w="426" w:type="dxa"/>
          </w:tcPr>
          <w:p w:rsidR="00F91CFC" w:rsidRPr="00537D9E" w:rsidRDefault="00F91CFC" w:rsidP="007732B0">
            <w:r w:rsidRPr="00537D9E">
              <w:t>1</w:t>
            </w:r>
          </w:p>
        </w:tc>
        <w:tc>
          <w:tcPr>
            <w:tcW w:w="7796" w:type="dxa"/>
          </w:tcPr>
          <w:p w:rsidR="00F91CFC" w:rsidRPr="00F91CFC" w:rsidRDefault="00F91CFC" w:rsidP="007732B0">
            <w:pPr>
              <w:rPr>
                <w:rFonts w:asciiTheme="majorBidi" w:hAnsiTheme="majorBidi" w:cstheme="majorBidi"/>
              </w:rPr>
            </w:pPr>
            <w:r w:rsidRPr="00F91CFC">
              <w:rPr>
                <w:rStyle w:val="apple-style-span"/>
                <w:rFonts w:asciiTheme="majorBidi" w:hAnsiTheme="majorBidi" w:cstheme="majorBidi"/>
                <w:color w:val="000000"/>
                <w:shd w:val="clear" w:color="auto" w:fill="FFFFFF"/>
              </w:rPr>
              <w:t>When CPHA = '1' and Clock Divide Factor = 3, there was one missing bit in the transmission</w:t>
            </w:r>
          </w:p>
        </w:tc>
      </w:tr>
      <w:tr w:rsidR="00F91CFC" w:rsidTr="00F91CFC">
        <w:trPr>
          <w:trHeight w:val="279"/>
        </w:trPr>
        <w:tc>
          <w:tcPr>
            <w:tcW w:w="426" w:type="dxa"/>
          </w:tcPr>
          <w:p w:rsidR="00F91CFC" w:rsidRPr="00537D9E" w:rsidRDefault="00F91CFC" w:rsidP="007732B0">
            <w:r w:rsidRPr="00537D9E">
              <w:t>2</w:t>
            </w:r>
          </w:p>
        </w:tc>
        <w:tc>
          <w:tcPr>
            <w:tcW w:w="7796" w:type="dxa"/>
          </w:tcPr>
          <w:p w:rsidR="00F91CFC" w:rsidRPr="00F91CFC" w:rsidRDefault="00F91CFC" w:rsidP="007732B0">
            <w:pPr>
              <w:rPr>
                <w:rFonts w:asciiTheme="majorBidi" w:hAnsiTheme="majorBidi" w:cstheme="majorBidi"/>
              </w:rPr>
            </w:pPr>
            <w:r w:rsidRPr="00F91CFC">
              <w:rPr>
                <w:rStyle w:val="apple-style-span"/>
                <w:rFonts w:asciiTheme="majorBidi" w:eastAsiaTheme="majorEastAsia" w:hAnsiTheme="majorBidi" w:cstheme="majorBidi"/>
                <w:color w:val="000000"/>
                <w:shd w:val="clear" w:color="auto" w:fill="FFFFFF"/>
              </w:rPr>
              <w:t>The last</w:t>
            </w:r>
            <w:r>
              <w:rPr>
                <w:rStyle w:val="apple-style-span"/>
                <w:rFonts w:asciiTheme="majorBidi" w:eastAsiaTheme="majorEastAsia" w:hAnsiTheme="majorBidi" w:cstheme="majorBidi"/>
                <w:color w:val="000000"/>
                <w:shd w:val="clear" w:color="auto" w:fill="FFFFFF"/>
              </w:rPr>
              <w:t xml:space="preserve"> data word of the burst, in which the FIFO</w:t>
            </w:r>
            <w:r w:rsidRPr="00F91CFC">
              <w:rPr>
                <w:rStyle w:val="apple-style-span"/>
                <w:rFonts w:asciiTheme="majorBidi" w:eastAsiaTheme="majorEastAsia" w:hAnsiTheme="majorBidi" w:cstheme="majorBidi"/>
                <w:color w:val="000000"/>
                <w:shd w:val="clear" w:color="auto" w:fill="FFFFFF"/>
              </w:rPr>
              <w:t xml:space="preserve"> </w:t>
            </w:r>
            <w:r>
              <w:rPr>
                <w:rStyle w:val="apple-style-span"/>
                <w:rFonts w:asciiTheme="majorBidi" w:eastAsiaTheme="majorEastAsia" w:hAnsiTheme="majorBidi" w:cstheme="majorBidi"/>
                <w:color w:val="000000"/>
                <w:shd w:val="clear" w:color="auto" w:fill="FFFFFF"/>
              </w:rPr>
              <w:t xml:space="preserve">becomes </w:t>
            </w:r>
            <w:r w:rsidRPr="00F91CFC">
              <w:rPr>
                <w:rStyle w:val="apple-style-span"/>
                <w:rFonts w:asciiTheme="majorBidi" w:eastAsiaTheme="majorEastAsia" w:hAnsiTheme="majorBidi" w:cstheme="majorBidi"/>
                <w:color w:val="000000"/>
                <w:shd w:val="clear" w:color="auto" w:fill="FFFFFF"/>
              </w:rPr>
              <w:t>empty, was not transmitted</w:t>
            </w:r>
          </w:p>
        </w:tc>
      </w:tr>
      <w:tr w:rsidR="00F91CFC" w:rsidTr="00F91CFC">
        <w:trPr>
          <w:trHeight w:val="559"/>
        </w:trPr>
        <w:tc>
          <w:tcPr>
            <w:tcW w:w="426" w:type="dxa"/>
          </w:tcPr>
          <w:p w:rsidR="00F91CFC" w:rsidRPr="00537D9E" w:rsidRDefault="00F91CFC" w:rsidP="007732B0">
            <w:r w:rsidRPr="00537D9E">
              <w:t>3</w:t>
            </w:r>
          </w:p>
        </w:tc>
        <w:tc>
          <w:tcPr>
            <w:tcW w:w="7796" w:type="dxa"/>
          </w:tcPr>
          <w:p w:rsidR="00F91CFC" w:rsidRPr="00F91CFC" w:rsidRDefault="00F91CFC" w:rsidP="00F91CFC">
            <w:pPr>
              <w:keepNext/>
              <w:rPr>
                <w:rFonts w:asciiTheme="majorBidi" w:hAnsiTheme="majorBidi" w:cstheme="majorBidi"/>
              </w:rPr>
            </w:pPr>
            <w:r w:rsidRPr="00F91CFC">
              <w:rPr>
                <w:rStyle w:val="apple-style-span"/>
                <w:rFonts w:asciiTheme="majorBidi" w:eastAsiaTheme="majorEastAsia" w:hAnsiTheme="majorBidi" w:cstheme="majorBidi"/>
                <w:color w:val="000000"/>
                <w:shd w:val="clear" w:color="auto" w:fill="FFFFFF"/>
              </w:rPr>
              <w:t>Some configurations caused SPI_CLK to strobe, although it shouldn't, due to internal register error</w:t>
            </w:r>
          </w:p>
        </w:tc>
      </w:tr>
    </w:tbl>
    <w:p w:rsidR="006F00A3" w:rsidRDefault="00F91CFC" w:rsidP="00F91CFC">
      <w:pPr>
        <w:pStyle w:val="Caption"/>
        <w:bidi w:val="0"/>
        <w:jc w:val="center"/>
      </w:pPr>
      <w:bookmarkStart w:id="686" w:name="_Toc311187432"/>
      <w:r>
        <w:t xml:space="preserve">Table </w:t>
      </w:r>
      <w:fldSimple w:instr=" SEQ Table \* ARABIC ">
        <w:r>
          <w:rPr>
            <w:noProof/>
          </w:rPr>
          <w:t>6</w:t>
        </w:r>
      </w:fldSimple>
      <w:r>
        <w:t xml:space="preserve"> - SPI Master Found Bugs List</w:t>
      </w:r>
      <w:bookmarkEnd w:id="686"/>
    </w:p>
    <w:p w:rsidR="00324627" w:rsidRDefault="00324627" w:rsidP="00324627"/>
    <w:p w:rsidR="00324627" w:rsidRDefault="00923C0B" w:rsidP="00324627">
      <w:pPr>
        <w:pStyle w:val="Heading2"/>
      </w:pPr>
      <w:bookmarkStart w:id="687" w:name="_Toc311187400"/>
      <w:r>
        <w:t>4.2</w:t>
      </w:r>
      <w:r w:rsidR="00324627">
        <w:t xml:space="preserve"> SPI Slave Verification</w:t>
      </w:r>
      <w:bookmarkEnd w:id="687"/>
    </w:p>
    <w:p w:rsidR="00324627" w:rsidRDefault="00324627" w:rsidP="00324627"/>
    <w:p w:rsidR="00324627" w:rsidRDefault="00324627" w:rsidP="00324627"/>
    <w:p w:rsidR="00324627" w:rsidRDefault="00923C0B" w:rsidP="00324627">
      <w:pPr>
        <w:pStyle w:val="Heading2"/>
      </w:pPr>
      <w:bookmarkStart w:id="688" w:name="_Toc311187401"/>
      <w:r>
        <w:t>4.3</w:t>
      </w:r>
      <w:r w:rsidR="00324627">
        <w:t xml:space="preserve"> SPI Top Verification</w:t>
      </w:r>
      <w:bookmarkEnd w:id="688"/>
    </w:p>
    <w:p w:rsidR="00324627" w:rsidRDefault="00324627" w:rsidP="00324627"/>
    <w:p w:rsidR="00324627" w:rsidRDefault="00324627" w:rsidP="00324627"/>
    <w:p w:rsidR="00324627" w:rsidRDefault="00923C0B" w:rsidP="00324627">
      <w:pPr>
        <w:pStyle w:val="Heading2"/>
      </w:pPr>
      <w:bookmarkStart w:id="689" w:name="_Toc311187402"/>
      <w:r>
        <w:t>4.4</w:t>
      </w:r>
      <w:r w:rsidR="00324627">
        <w:t xml:space="preserve"> Architecture Top Verification</w:t>
      </w:r>
      <w:bookmarkEnd w:id="689"/>
    </w:p>
    <w:p w:rsidR="00324627" w:rsidRDefault="00324627" w:rsidP="00324627"/>
    <w:p w:rsidR="00324627" w:rsidRDefault="00324627" w:rsidP="00324627"/>
    <w:p w:rsidR="00324627" w:rsidRDefault="00324627">
      <w:pPr>
        <w:spacing w:after="200" w:line="276" w:lineRule="auto"/>
      </w:pPr>
      <w:r>
        <w:br w:type="page"/>
      </w:r>
    </w:p>
    <w:p w:rsidR="00324627" w:rsidRDefault="00324627" w:rsidP="00324627">
      <w:pPr>
        <w:pStyle w:val="Heading1"/>
      </w:pPr>
      <w:bookmarkStart w:id="690" w:name="_Toc311187403"/>
      <w:r>
        <w:lastRenderedPageBreak/>
        <w:t>5. Summary</w:t>
      </w:r>
      <w:bookmarkEnd w:id="690"/>
    </w:p>
    <w:p w:rsidR="00324627" w:rsidRDefault="00324627" w:rsidP="00324627"/>
    <w:p w:rsidR="00324627" w:rsidRDefault="00324627" w:rsidP="00324627"/>
    <w:p w:rsidR="00324627" w:rsidRDefault="00324627" w:rsidP="00324627"/>
    <w:p w:rsidR="00324627" w:rsidRDefault="00324627">
      <w:pPr>
        <w:spacing w:after="200" w:line="276" w:lineRule="auto"/>
      </w:pPr>
      <w:r>
        <w:br w:type="page"/>
      </w:r>
    </w:p>
    <w:p w:rsidR="00324627" w:rsidRDefault="00324627" w:rsidP="00324627">
      <w:pPr>
        <w:pStyle w:val="Heading1"/>
        <w:rPr>
          <w:ins w:id="691" w:author="Beeri" w:date="2011-12-09T09:46:00Z"/>
        </w:rPr>
      </w:pPr>
      <w:bookmarkStart w:id="692" w:name="_Toc311187404"/>
      <w:r>
        <w:lastRenderedPageBreak/>
        <w:t>6. Bibliography</w:t>
      </w:r>
      <w:bookmarkEnd w:id="692"/>
    </w:p>
    <w:p w:rsidR="00061841" w:rsidRPr="00061841" w:rsidRDefault="00061841" w:rsidP="00061841">
      <w:pPr>
        <w:pPrChange w:id="693" w:author="Beeri" w:date="2011-12-09T09:46:00Z">
          <w:pPr>
            <w:pStyle w:val="Heading1"/>
          </w:pPr>
        </w:pPrChange>
      </w:pPr>
    </w:p>
    <w:p w:rsidR="00324627" w:rsidRDefault="00061841" w:rsidP="00061841">
      <w:pPr>
        <w:pStyle w:val="ListParagraph"/>
        <w:numPr>
          <w:ilvl w:val="0"/>
          <w:numId w:val="9"/>
        </w:numPr>
      </w:pPr>
      <w:r>
        <w:t>Wishbone B4 Specification</w:t>
      </w:r>
    </w:p>
    <w:p w:rsidR="00324627" w:rsidRDefault="00324627" w:rsidP="00324627">
      <w:pPr>
        <w:rPr>
          <w:rFonts w:asciiTheme="majorHAnsi" w:eastAsiaTheme="majorEastAsia" w:hAnsiTheme="majorHAnsi" w:cstheme="majorBidi"/>
          <w:color w:val="365F91" w:themeColor="accent1" w:themeShade="BF"/>
          <w:sz w:val="28"/>
          <w:szCs w:val="28"/>
        </w:rPr>
      </w:pPr>
      <w:r>
        <w:br w:type="page"/>
      </w:r>
    </w:p>
    <w:p w:rsidR="000B2E43" w:rsidRDefault="00324627" w:rsidP="00324627">
      <w:pPr>
        <w:pStyle w:val="Heading1"/>
      </w:pPr>
      <w:bookmarkStart w:id="694" w:name="_Toc311187405"/>
      <w:r>
        <w:lastRenderedPageBreak/>
        <w:t xml:space="preserve">7. Appendix A </w:t>
      </w:r>
      <w:r w:rsidR="000B2E43">
        <w:t>–</w:t>
      </w:r>
      <w:r>
        <w:t xml:space="preserve"> </w:t>
      </w:r>
      <w:r w:rsidR="000B2E43">
        <w:t>Block-Level Design</w:t>
      </w:r>
      <w:bookmarkEnd w:id="694"/>
    </w:p>
    <w:p w:rsidR="00324627" w:rsidRDefault="000B2E43" w:rsidP="000B2E43">
      <w:pPr>
        <w:pStyle w:val="Heading2"/>
      </w:pPr>
      <w:bookmarkStart w:id="695" w:name="_Toc311187406"/>
      <w:r>
        <w:t>7.1 Wishbone Slave</w:t>
      </w:r>
      <w:bookmarkEnd w:id="695"/>
    </w:p>
    <w:p w:rsidR="008D48EB" w:rsidRDefault="008D48EB" w:rsidP="008D48EB">
      <w:r>
        <w:t>Wishbone mode: Wishbone Pipeline Classic Cycle only will be used in this project.</w:t>
      </w:r>
    </w:p>
    <w:p w:rsidR="008D48EB" w:rsidRDefault="008D48EB" w:rsidP="008D48EB">
      <w:pPr>
        <w:rPr>
          <w:b/>
          <w:bCs/>
          <w:u w:val="single"/>
        </w:rPr>
      </w:pPr>
    </w:p>
    <w:p w:rsidR="008D48EB" w:rsidRDefault="008D48EB" w:rsidP="008D48EB">
      <w:pPr>
        <w:pStyle w:val="Heading3"/>
      </w:pPr>
      <w:bookmarkStart w:id="696" w:name="_Toc291001841"/>
      <w:bookmarkStart w:id="697" w:name="_Toc311187407"/>
      <w:r>
        <w:t>7.1.1</w:t>
      </w:r>
      <w:r w:rsidRPr="00B40773">
        <w:t xml:space="preserve">Wishbone BURST (Block) Read </w:t>
      </w:r>
      <w:r>
        <w:t>Transaction</w:t>
      </w:r>
      <w:bookmarkEnd w:id="696"/>
      <w:bookmarkEnd w:id="697"/>
    </w:p>
    <w:p w:rsidR="008D48EB" w:rsidRDefault="008D48EB" w:rsidP="008D48EB">
      <w:pPr>
        <w:pStyle w:val="ListParagraph"/>
        <w:numPr>
          <w:ilvl w:val="0"/>
          <w:numId w:val="23"/>
        </w:numPr>
        <w:contextualSpacing w:val="0"/>
      </w:pPr>
      <w:r>
        <w:t>In case STALL_I is asserted, WBM will present the same signals' values as the previous clock edge.</w:t>
      </w:r>
    </w:p>
    <w:p w:rsidR="008D48EB" w:rsidRDefault="008D48EB" w:rsidP="008D48EB">
      <w:pPr>
        <w:pStyle w:val="ListParagraph"/>
        <w:numPr>
          <w:ilvl w:val="0"/>
          <w:numId w:val="23"/>
        </w:numPr>
        <w:contextualSpacing w:val="0"/>
      </w:pPr>
      <w:r>
        <w:t>In case of ERR_I, skip to step 'Clock edge N+1'. TGD_I tag will contain the error reason.</w:t>
      </w:r>
    </w:p>
    <w:p w:rsidR="008D48EB" w:rsidRDefault="008D48EB" w:rsidP="008D48EB">
      <w:pPr>
        <w:rPr>
          <w:b/>
          <w:bCs/>
        </w:rPr>
      </w:pPr>
    </w:p>
    <w:p w:rsidR="008D48EB" w:rsidRDefault="008D48EB" w:rsidP="008D48EB">
      <w:pPr>
        <w:rPr>
          <w:b/>
          <w:bCs/>
        </w:rPr>
      </w:pPr>
      <w:r>
        <w:rPr>
          <w:b/>
          <w:bCs/>
        </w:rPr>
        <w:t>Clock Edge 0</w:t>
      </w:r>
    </w:p>
    <w:p w:rsidR="008D48EB" w:rsidRDefault="008D48EB" w:rsidP="008D48EB">
      <w:pPr>
        <w:pStyle w:val="ListParagraph"/>
        <w:numPr>
          <w:ilvl w:val="0"/>
          <w:numId w:val="24"/>
        </w:numPr>
        <w:contextualSpacing w:val="0"/>
      </w:pPr>
      <w:r>
        <w:t>MASTER negates WE_O, asserts CYC_O, STB_O and places valid value in ADR_O, TGA_O, TGC_O and SEL_O</w:t>
      </w:r>
    </w:p>
    <w:p w:rsidR="008D48EB" w:rsidRDefault="008D48EB" w:rsidP="008D48EB">
      <w:pPr>
        <w:rPr>
          <w:b/>
          <w:bCs/>
        </w:rPr>
      </w:pPr>
    </w:p>
    <w:p w:rsidR="008D48EB" w:rsidRDefault="008D48EB" w:rsidP="008D48EB">
      <w:pPr>
        <w:rPr>
          <w:b/>
          <w:bCs/>
        </w:rPr>
      </w:pPr>
      <w:r>
        <w:rPr>
          <w:b/>
          <w:bCs/>
        </w:rPr>
        <w:t>Clock Edge 1, 2, 3…. N-1, where N is burst size</w:t>
      </w:r>
    </w:p>
    <w:p w:rsidR="008D48EB" w:rsidRDefault="008D48EB" w:rsidP="008D48EB">
      <w:pPr>
        <w:pStyle w:val="ListParagraph"/>
        <w:numPr>
          <w:ilvl w:val="0"/>
          <w:numId w:val="24"/>
        </w:numPr>
        <w:contextualSpacing w:val="0"/>
      </w:pPr>
      <w:r>
        <w:t xml:space="preserve">MASTER places new valid values in ADR_O and TGA_O </w:t>
      </w:r>
    </w:p>
    <w:p w:rsidR="008D48EB" w:rsidRDefault="008D48EB" w:rsidP="008D48EB">
      <w:pPr>
        <w:pStyle w:val="ListParagraph"/>
        <w:numPr>
          <w:ilvl w:val="0"/>
          <w:numId w:val="24"/>
        </w:numPr>
        <w:contextualSpacing w:val="0"/>
      </w:pPr>
      <w:r>
        <w:t>SLAVE presents valid data on DAT_I, and asserts ACK_I</w:t>
      </w:r>
    </w:p>
    <w:p w:rsidR="008D48EB" w:rsidRDefault="008D48EB" w:rsidP="008D48EB"/>
    <w:p w:rsidR="008D48EB" w:rsidRDefault="008D48EB" w:rsidP="008D48EB">
      <w:pPr>
        <w:rPr>
          <w:b/>
          <w:bCs/>
        </w:rPr>
      </w:pPr>
      <w:r>
        <w:rPr>
          <w:b/>
          <w:bCs/>
        </w:rPr>
        <w:t>Clock Edge N</w:t>
      </w:r>
      <w:r>
        <w:t xml:space="preserve"> </w:t>
      </w:r>
    </w:p>
    <w:p w:rsidR="008D48EB" w:rsidRDefault="008D48EB" w:rsidP="008D48EB">
      <w:pPr>
        <w:pStyle w:val="ListParagraph"/>
        <w:numPr>
          <w:ilvl w:val="0"/>
          <w:numId w:val="24"/>
        </w:numPr>
        <w:contextualSpacing w:val="0"/>
      </w:pPr>
      <w:r>
        <w:t xml:space="preserve">MASTER places new valid values in ADR_O and TGA_O </w:t>
      </w:r>
    </w:p>
    <w:p w:rsidR="008D48EB" w:rsidRDefault="008D48EB" w:rsidP="008D48EB">
      <w:pPr>
        <w:pStyle w:val="ListParagraph"/>
        <w:numPr>
          <w:ilvl w:val="0"/>
          <w:numId w:val="24"/>
        </w:numPr>
        <w:contextualSpacing w:val="0"/>
      </w:pPr>
      <w:r>
        <w:t>SLAVE presents valid data on DAT_I, and asserts ACK_I (Which is already asserted)</w:t>
      </w:r>
    </w:p>
    <w:p w:rsidR="008D48EB" w:rsidRDefault="008D48EB" w:rsidP="008D48EB"/>
    <w:p w:rsidR="008D48EB" w:rsidRDefault="008D48EB" w:rsidP="008D48EB">
      <w:pPr>
        <w:rPr>
          <w:b/>
          <w:bCs/>
        </w:rPr>
      </w:pPr>
      <w:r>
        <w:rPr>
          <w:b/>
          <w:bCs/>
        </w:rPr>
        <w:t>Clock Edge N</w:t>
      </w:r>
      <w:r>
        <w:t xml:space="preserve"> </w:t>
      </w:r>
      <w:r>
        <w:rPr>
          <w:b/>
          <w:bCs/>
        </w:rPr>
        <w:t xml:space="preserve">+1 </w:t>
      </w:r>
    </w:p>
    <w:p w:rsidR="008D48EB" w:rsidRDefault="008D48EB" w:rsidP="008D48EB">
      <w:pPr>
        <w:pStyle w:val="ListParagraph"/>
        <w:numPr>
          <w:ilvl w:val="0"/>
          <w:numId w:val="24"/>
        </w:numPr>
        <w:contextualSpacing w:val="0"/>
      </w:pPr>
      <w:r>
        <w:t>MASTER negates STB_O</w:t>
      </w:r>
    </w:p>
    <w:p w:rsidR="008D48EB" w:rsidRDefault="008D48EB" w:rsidP="008D48EB">
      <w:pPr>
        <w:pStyle w:val="ListParagraph"/>
        <w:numPr>
          <w:ilvl w:val="0"/>
          <w:numId w:val="24"/>
        </w:numPr>
        <w:contextualSpacing w:val="0"/>
      </w:pPr>
      <w:r>
        <w:t>SLAVE presents valid data on DAT_I, and asserts ACK_I (Which is already asserted)</w:t>
      </w:r>
    </w:p>
    <w:p w:rsidR="008D48EB" w:rsidRDefault="008D48EB" w:rsidP="008D48EB"/>
    <w:p w:rsidR="008D48EB" w:rsidRDefault="008D48EB" w:rsidP="008D48EB">
      <w:pPr>
        <w:rPr>
          <w:b/>
          <w:bCs/>
        </w:rPr>
      </w:pPr>
      <w:r>
        <w:rPr>
          <w:b/>
          <w:bCs/>
        </w:rPr>
        <w:t>Clock Edge N</w:t>
      </w:r>
      <w:r>
        <w:t xml:space="preserve"> </w:t>
      </w:r>
      <w:r>
        <w:rPr>
          <w:b/>
          <w:bCs/>
        </w:rPr>
        <w:t>+2</w:t>
      </w:r>
    </w:p>
    <w:p w:rsidR="008D48EB" w:rsidRDefault="008D48EB" w:rsidP="008D48EB">
      <w:pPr>
        <w:pStyle w:val="ListParagraph"/>
        <w:numPr>
          <w:ilvl w:val="0"/>
          <w:numId w:val="24"/>
        </w:numPr>
        <w:contextualSpacing w:val="0"/>
      </w:pPr>
      <w:r>
        <w:t>MASTER negates CYC_O</w:t>
      </w:r>
    </w:p>
    <w:p w:rsidR="008D48EB" w:rsidRDefault="008D48EB" w:rsidP="008D48EB">
      <w:pPr>
        <w:pStyle w:val="ListParagraph"/>
        <w:numPr>
          <w:ilvl w:val="0"/>
          <w:numId w:val="24"/>
        </w:numPr>
        <w:contextualSpacing w:val="0"/>
      </w:pPr>
      <w:r>
        <w:t>Slave negates ACK_I</w:t>
      </w:r>
    </w:p>
    <w:p w:rsidR="008D48EB" w:rsidRDefault="008D48EB" w:rsidP="008D48EB"/>
    <w:p w:rsidR="008D48EB" w:rsidRPr="008D48EB" w:rsidRDefault="008D48EB" w:rsidP="008D48EB">
      <w:pPr>
        <w:pStyle w:val="Heading2"/>
        <w:rPr>
          <w:sz w:val="24"/>
          <w:szCs w:val="24"/>
        </w:rPr>
      </w:pPr>
      <w:bookmarkStart w:id="698" w:name="_Toc291001844"/>
      <w:bookmarkStart w:id="699" w:name="_Toc311187408"/>
      <w:r>
        <w:rPr>
          <w:sz w:val="24"/>
          <w:szCs w:val="24"/>
        </w:rPr>
        <w:t xml:space="preserve">7.1.2 </w:t>
      </w:r>
      <w:r w:rsidRPr="008D48EB">
        <w:rPr>
          <w:sz w:val="24"/>
          <w:szCs w:val="24"/>
        </w:rPr>
        <w:t>Wishbone BURST (Block) Write Transaction</w:t>
      </w:r>
      <w:bookmarkEnd w:id="698"/>
      <w:bookmarkEnd w:id="699"/>
    </w:p>
    <w:p w:rsidR="008D48EB" w:rsidRDefault="008D48EB" w:rsidP="008D48EB">
      <w:pPr>
        <w:pStyle w:val="ListParagraph"/>
        <w:numPr>
          <w:ilvl w:val="0"/>
          <w:numId w:val="23"/>
        </w:numPr>
        <w:contextualSpacing w:val="0"/>
      </w:pPr>
      <w:r>
        <w:t>In case STALL_I is asserted, WBM will present the same signals' values as the previous clock edge.</w:t>
      </w:r>
    </w:p>
    <w:p w:rsidR="008D48EB" w:rsidRDefault="008D48EB" w:rsidP="008D48EB">
      <w:pPr>
        <w:rPr>
          <w:b/>
          <w:bCs/>
        </w:rPr>
      </w:pPr>
    </w:p>
    <w:p w:rsidR="008D48EB" w:rsidRDefault="008D48EB" w:rsidP="008D48EB">
      <w:pPr>
        <w:rPr>
          <w:b/>
          <w:bCs/>
        </w:rPr>
      </w:pPr>
      <w:r>
        <w:rPr>
          <w:b/>
          <w:bCs/>
        </w:rPr>
        <w:t>Clock Edge 0</w:t>
      </w:r>
    </w:p>
    <w:p w:rsidR="008D48EB" w:rsidRDefault="008D48EB" w:rsidP="008D48EB">
      <w:pPr>
        <w:pStyle w:val="ListParagraph"/>
        <w:numPr>
          <w:ilvl w:val="0"/>
          <w:numId w:val="24"/>
        </w:numPr>
        <w:contextualSpacing w:val="0"/>
      </w:pPr>
      <w:r>
        <w:t>MASTER asserts WE_O, asserts CYC_O, STB_O and places valid value in DAT_O, ADR_O, TGA_O, TGC_O and SEL_O</w:t>
      </w:r>
    </w:p>
    <w:p w:rsidR="008D48EB" w:rsidRDefault="008D48EB" w:rsidP="008D48EB">
      <w:pPr>
        <w:rPr>
          <w:b/>
          <w:bCs/>
        </w:rPr>
      </w:pPr>
    </w:p>
    <w:p w:rsidR="008D48EB" w:rsidRDefault="008D48EB" w:rsidP="008D48EB">
      <w:pPr>
        <w:rPr>
          <w:b/>
          <w:bCs/>
        </w:rPr>
      </w:pPr>
      <w:r>
        <w:rPr>
          <w:b/>
          <w:bCs/>
        </w:rPr>
        <w:t>Clock Edge 1, 2, 3…. N-2, where N is burst size</w:t>
      </w:r>
    </w:p>
    <w:p w:rsidR="008D48EB" w:rsidRDefault="008D48EB" w:rsidP="008D48EB">
      <w:pPr>
        <w:pStyle w:val="ListParagraph"/>
        <w:numPr>
          <w:ilvl w:val="0"/>
          <w:numId w:val="24"/>
        </w:numPr>
        <w:contextualSpacing w:val="0"/>
      </w:pPr>
      <w:r>
        <w:t xml:space="preserve">MASTER places new valid values in DAT_O, ADR_O and TGA_O </w:t>
      </w:r>
    </w:p>
    <w:p w:rsidR="008D48EB" w:rsidRDefault="008D48EB" w:rsidP="008D48EB">
      <w:pPr>
        <w:pStyle w:val="ListParagraph"/>
        <w:numPr>
          <w:ilvl w:val="0"/>
          <w:numId w:val="24"/>
        </w:numPr>
        <w:contextualSpacing w:val="0"/>
      </w:pPr>
      <w:r>
        <w:t>SLAVE asserts ACK_I</w:t>
      </w:r>
    </w:p>
    <w:p w:rsidR="008D48EB" w:rsidRDefault="008D48EB" w:rsidP="008D48EB"/>
    <w:p w:rsidR="008D48EB" w:rsidRDefault="008D48EB" w:rsidP="008D48EB">
      <w:pPr>
        <w:rPr>
          <w:b/>
          <w:bCs/>
        </w:rPr>
      </w:pPr>
      <w:r>
        <w:rPr>
          <w:b/>
          <w:bCs/>
        </w:rPr>
        <w:t>Clock Edge N</w:t>
      </w:r>
      <w:r>
        <w:t xml:space="preserve"> </w:t>
      </w:r>
      <w:r>
        <w:rPr>
          <w:b/>
          <w:bCs/>
        </w:rPr>
        <w:t>- 1</w:t>
      </w:r>
    </w:p>
    <w:p w:rsidR="008D48EB" w:rsidRDefault="008D48EB" w:rsidP="008D48EB">
      <w:pPr>
        <w:pStyle w:val="ListParagraph"/>
        <w:numPr>
          <w:ilvl w:val="0"/>
          <w:numId w:val="24"/>
        </w:numPr>
        <w:contextualSpacing w:val="0"/>
      </w:pPr>
      <w:r>
        <w:t xml:space="preserve">MASTER places new valid values in DAT_O, ADR_O and TGA_O </w:t>
      </w:r>
    </w:p>
    <w:p w:rsidR="008D48EB" w:rsidRDefault="008D48EB" w:rsidP="008D48EB">
      <w:pPr>
        <w:pStyle w:val="ListParagraph"/>
        <w:numPr>
          <w:ilvl w:val="0"/>
          <w:numId w:val="24"/>
        </w:numPr>
        <w:contextualSpacing w:val="0"/>
      </w:pPr>
      <w:r>
        <w:lastRenderedPageBreak/>
        <w:t>SLAVE asserts ACK_I (Which is already asserted)</w:t>
      </w:r>
    </w:p>
    <w:p w:rsidR="008D48EB" w:rsidRDefault="008D48EB" w:rsidP="008D48EB"/>
    <w:p w:rsidR="008D48EB" w:rsidRDefault="008D48EB" w:rsidP="008D48EB">
      <w:pPr>
        <w:rPr>
          <w:b/>
          <w:bCs/>
        </w:rPr>
      </w:pPr>
      <w:r>
        <w:rPr>
          <w:b/>
          <w:bCs/>
        </w:rPr>
        <w:t xml:space="preserve">Clock Edge N </w:t>
      </w:r>
    </w:p>
    <w:p w:rsidR="008D48EB" w:rsidRDefault="008D48EB" w:rsidP="008D48EB">
      <w:pPr>
        <w:pStyle w:val="ListParagraph"/>
        <w:numPr>
          <w:ilvl w:val="0"/>
          <w:numId w:val="24"/>
        </w:numPr>
        <w:contextualSpacing w:val="0"/>
      </w:pPr>
      <w:r>
        <w:t>MASTER negates STB_O</w:t>
      </w:r>
    </w:p>
    <w:p w:rsidR="008D48EB" w:rsidRDefault="008D48EB" w:rsidP="008D48EB">
      <w:pPr>
        <w:pStyle w:val="ListParagraph"/>
        <w:numPr>
          <w:ilvl w:val="0"/>
          <w:numId w:val="24"/>
        </w:numPr>
        <w:contextualSpacing w:val="0"/>
      </w:pPr>
      <w:r>
        <w:t>SLAVE asserts ACK_I (Which is already asserted)</w:t>
      </w:r>
    </w:p>
    <w:p w:rsidR="008D48EB" w:rsidRDefault="008D48EB" w:rsidP="008D48EB"/>
    <w:p w:rsidR="008D48EB" w:rsidRDefault="008D48EB" w:rsidP="008D48EB">
      <w:pPr>
        <w:rPr>
          <w:b/>
          <w:bCs/>
        </w:rPr>
      </w:pPr>
      <w:r>
        <w:rPr>
          <w:b/>
          <w:bCs/>
        </w:rPr>
        <w:t>Clock Edge N</w:t>
      </w:r>
      <w:r>
        <w:t xml:space="preserve"> </w:t>
      </w:r>
      <w:r>
        <w:rPr>
          <w:b/>
          <w:bCs/>
        </w:rPr>
        <w:t>+1</w:t>
      </w:r>
    </w:p>
    <w:p w:rsidR="008D48EB" w:rsidRDefault="008D48EB" w:rsidP="008D48EB">
      <w:pPr>
        <w:pStyle w:val="ListParagraph"/>
        <w:numPr>
          <w:ilvl w:val="0"/>
          <w:numId w:val="24"/>
        </w:numPr>
        <w:contextualSpacing w:val="0"/>
      </w:pPr>
      <w:r>
        <w:t>MASTER negates CYC_O</w:t>
      </w:r>
    </w:p>
    <w:p w:rsidR="008D48EB" w:rsidRDefault="008D48EB" w:rsidP="008D48EB">
      <w:pPr>
        <w:pStyle w:val="ListParagraph"/>
        <w:numPr>
          <w:ilvl w:val="0"/>
          <w:numId w:val="24"/>
        </w:numPr>
        <w:contextualSpacing w:val="0"/>
      </w:pPr>
      <w:r>
        <w:t>SLAVE negates ACK_I</w:t>
      </w:r>
    </w:p>
    <w:p w:rsidR="000B2E43" w:rsidRDefault="000B2E43" w:rsidP="000B2E43"/>
    <w:p w:rsidR="000B2E43" w:rsidRDefault="000B2E43" w:rsidP="000B2E43">
      <w:pPr>
        <w:pStyle w:val="Heading2"/>
      </w:pPr>
      <w:bookmarkStart w:id="700" w:name="_Toc311187409"/>
      <w:r>
        <w:t>7.2 Message Pack Encoder</w:t>
      </w:r>
      <w:bookmarkEnd w:id="700"/>
    </w:p>
    <w:p w:rsidR="00167CAB" w:rsidRDefault="00167CAB" w:rsidP="00167CAB">
      <w:r>
        <w:t>Message Pack Decoder Encoder transmits data from the Type and Address registers, and from the RAM, in a Message Pack format:</w:t>
      </w:r>
    </w:p>
    <w:p w:rsidR="00167CAB" w:rsidRDefault="00167CAB" w:rsidP="00167CAB">
      <w:pPr>
        <w:pStyle w:val="ListParagraph"/>
        <w:numPr>
          <w:ilvl w:val="0"/>
          <w:numId w:val="21"/>
        </w:numPr>
        <w:spacing w:after="200" w:line="276" w:lineRule="auto"/>
      </w:pPr>
      <w:r w:rsidRPr="00B57343">
        <w:rPr>
          <w:b/>
          <w:bCs/>
        </w:rPr>
        <w:t>SOF</w:t>
      </w:r>
      <w:r>
        <w:t xml:space="preserve"> – Start of Frame</w:t>
      </w:r>
    </w:p>
    <w:p w:rsidR="00167CAB" w:rsidRDefault="00167CAB" w:rsidP="00167CAB">
      <w:pPr>
        <w:pStyle w:val="ListParagraph"/>
        <w:numPr>
          <w:ilvl w:val="0"/>
          <w:numId w:val="21"/>
        </w:numPr>
        <w:spacing w:after="200" w:line="276" w:lineRule="auto"/>
      </w:pPr>
      <w:r w:rsidRPr="00B57343">
        <w:rPr>
          <w:b/>
          <w:bCs/>
        </w:rPr>
        <w:t>Type</w:t>
      </w:r>
      <w:r>
        <w:t xml:space="preserve"> – Message type</w:t>
      </w:r>
    </w:p>
    <w:p w:rsidR="00167CAB" w:rsidRDefault="00167CAB" w:rsidP="00167CAB">
      <w:pPr>
        <w:pStyle w:val="ListParagraph"/>
        <w:numPr>
          <w:ilvl w:val="0"/>
          <w:numId w:val="21"/>
        </w:numPr>
        <w:spacing w:after="200" w:line="276" w:lineRule="auto"/>
      </w:pPr>
      <w:r w:rsidRPr="00B57343">
        <w:rPr>
          <w:b/>
          <w:bCs/>
        </w:rPr>
        <w:t>Address</w:t>
      </w:r>
      <w:r>
        <w:t xml:space="preserve"> – Address for the data, or for other purposes</w:t>
      </w:r>
    </w:p>
    <w:p w:rsidR="00167CAB" w:rsidRDefault="00167CAB" w:rsidP="00167CAB">
      <w:pPr>
        <w:pStyle w:val="ListParagraph"/>
        <w:numPr>
          <w:ilvl w:val="0"/>
          <w:numId w:val="20"/>
        </w:numPr>
        <w:spacing w:after="200" w:line="276" w:lineRule="auto"/>
      </w:pPr>
      <w:r w:rsidRPr="00B57343">
        <w:rPr>
          <w:b/>
          <w:bCs/>
        </w:rPr>
        <w:t>Length</w:t>
      </w:r>
      <w:r>
        <w:t xml:space="preserve"> – Data length. Data length </w:t>
      </w:r>
      <w:r w:rsidRPr="00A62698">
        <w:rPr>
          <w:u w:val="single"/>
        </w:rPr>
        <w:t>CANNOT</w:t>
      </w:r>
      <w:r>
        <w:t xml:space="preserve"> be less than 1. </w:t>
      </w:r>
    </w:p>
    <w:p w:rsidR="00167CAB" w:rsidRDefault="00167CAB" w:rsidP="00167CAB">
      <w:pPr>
        <w:pStyle w:val="ListParagraph"/>
        <w:numPr>
          <w:ilvl w:val="0"/>
          <w:numId w:val="21"/>
        </w:numPr>
        <w:spacing w:after="200" w:line="276" w:lineRule="auto"/>
      </w:pPr>
      <w:r w:rsidRPr="00B57343">
        <w:rPr>
          <w:b/>
          <w:bCs/>
        </w:rPr>
        <w:t>Data (Payload)</w:t>
      </w:r>
      <w:r>
        <w:t xml:space="preserve"> – The wrapped data</w:t>
      </w:r>
    </w:p>
    <w:p w:rsidR="00167CAB" w:rsidRDefault="00167CAB" w:rsidP="00167CAB">
      <w:pPr>
        <w:pStyle w:val="ListParagraph"/>
        <w:numPr>
          <w:ilvl w:val="0"/>
          <w:numId w:val="21"/>
        </w:numPr>
        <w:spacing w:after="200" w:line="276" w:lineRule="auto"/>
      </w:pPr>
      <w:r w:rsidRPr="00B57343">
        <w:rPr>
          <w:b/>
          <w:bCs/>
        </w:rPr>
        <w:t>CRC</w:t>
      </w:r>
      <w:r>
        <w:t xml:space="preserve"> – CRC of Type, Address, Length and Data blocks</w:t>
      </w:r>
    </w:p>
    <w:p w:rsidR="00167CAB" w:rsidRDefault="00167CAB" w:rsidP="00167CAB">
      <w:pPr>
        <w:pStyle w:val="ListParagraph"/>
        <w:numPr>
          <w:ilvl w:val="0"/>
          <w:numId w:val="21"/>
        </w:numPr>
        <w:spacing w:after="200" w:line="276" w:lineRule="auto"/>
      </w:pPr>
      <w:r w:rsidRPr="00B57343">
        <w:rPr>
          <w:b/>
          <w:bCs/>
        </w:rPr>
        <w:t>EOF</w:t>
      </w:r>
      <w:r>
        <w:t xml:space="preserve"> – End of Frame</w:t>
      </w:r>
    </w:p>
    <w:p w:rsidR="00677641" w:rsidRDefault="00677641" w:rsidP="00677641">
      <w:pPr>
        <w:pStyle w:val="Heading3"/>
      </w:pPr>
      <w:bookmarkStart w:id="701" w:name="_Toc286564212"/>
      <w:bookmarkStart w:id="702" w:name="_Toc311187410"/>
      <w:r>
        <w:t>7.2.1 Input Registers</w:t>
      </w:r>
      <w:bookmarkEnd w:id="701"/>
      <w:bookmarkEnd w:id="702"/>
    </w:p>
    <w:p w:rsidR="00677641" w:rsidRPr="00677641" w:rsidRDefault="00677641" w:rsidP="00677641">
      <w:pPr>
        <w:keepNext/>
      </w:pPr>
      <w:r>
        <w:t xml:space="preserve">Input registers of Type, Address and Length are valid, together with </w:t>
      </w:r>
      <w:proofErr w:type="spellStart"/>
      <w:r>
        <w:rPr>
          <w:i/>
          <w:iCs/>
        </w:rPr>
        <w:t>reg_ready</w:t>
      </w:r>
      <w:proofErr w:type="spellEnd"/>
      <w:r>
        <w:t xml:space="preserve"> signal assertion.</w:t>
      </w:r>
    </w:p>
    <w:p w:rsidR="00677641" w:rsidRDefault="00677641" w:rsidP="00677641">
      <w:pPr>
        <w:keepNext/>
      </w:pPr>
    </w:p>
    <w:p w:rsidR="00677641" w:rsidRDefault="00677641" w:rsidP="00677641">
      <w:pPr>
        <w:pStyle w:val="Heading3"/>
      </w:pPr>
      <w:bookmarkStart w:id="703" w:name="_Toc286564213"/>
      <w:bookmarkStart w:id="704" w:name="_Toc311187411"/>
      <w:r>
        <w:t>7.2.2 FIFO Handshake</w:t>
      </w:r>
      <w:bookmarkEnd w:id="703"/>
      <w:bookmarkEnd w:id="704"/>
    </w:p>
    <w:p w:rsidR="00677641" w:rsidRDefault="00677641" w:rsidP="00677641">
      <w:r>
        <w:t>MP Encoder transmits all the blocks data to the FIFO. From the FIFO, message will be transmitted by some data transmitter – SPI in this project.</w:t>
      </w:r>
    </w:p>
    <w:p w:rsidR="00677641" w:rsidRDefault="00677641" w:rsidP="00677641">
      <w:r>
        <w:t xml:space="preserve">In case FIFO is full – MP Encoder will </w:t>
      </w:r>
      <w:proofErr w:type="gramStart"/>
      <w:r>
        <w:t>pause</w:t>
      </w:r>
      <w:proofErr w:type="gramEnd"/>
      <w:r>
        <w:t xml:space="preserve"> the transmission, and will resume the transmission as soon as the FIFO will not be full.</w:t>
      </w:r>
    </w:p>
    <w:p w:rsidR="00677641" w:rsidRDefault="00677641" w:rsidP="00677641">
      <w:pPr>
        <w:rPr>
          <w:noProof/>
        </w:rPr>
      </w:pPr>
      <w:r>
        <w:t>When the FIFO is not FULL, MP Encoder can transmit data into the FIFO, together with the</w:t>
      </w:r>
      <w:r>
        <w:rPr>
          <w:i/>
          <w:iCs/>
        </w:rPr>
        <w:t xml:space="preserve"> </w:t>
      </w:r>
      <w:proofErr w:type="spellStart"/>
      <w:r>
        <w:rPr>
          <w:i/>
          <w:iCs/>
        </w:rPr>
        <w:t>enc_dout_val</w:t>
      </w:r>
      <w:proofErr w:type="spellEnd"/>
      <w:r>
        <w:t xml:space="preserve"> flag.</w:t>
      </w:r>
    </w:p>
    <w:p w:rsidR="00677641" w:rsidRDefault="00336138" w:rsidP="00677641">
      <w:r>
        <w:rPr>
          <w:noProof/>
        </w:rPr>
        <w:drawing>
          <wp:inline distT="0" distB="0" distL="0" distR="0">
            <wp:extent cx="5487924" cy="1521460"/>
            <wp:effectExtent l="6096" t="0" r="0" b="0"/>
            <wp:docPr id="8"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77300" cy="2461929"/>
                      <a:chOff x="133350" y="2143116"/>
                      <a:chExt cx="8877300" cy="2461929"/>
                    </a:xfrm>
                  </a:grpSpPr>
                  <a:pic>
                    <a:nvPicPr>
                      <a:cNvPr id="24578" name="Picture 2"/>
                      <a:cNvPicPr>
                        <a:picLocks noChangeAspect="1" noChangeArrowheads="1"/>
                      </a:cNvPicPr>
                    </a:nvPicPr>
                    <a:blipFill>
                      <a:blip r:embed="rId30"/>
                      <a:srcRect/>
                      <a:stretch>
                        <a:fillRect/>
                      </a:stretch>
                    </a:blipFill>
                    <a:spPr bwMode="auto">
                      <a:xfrm>
                        <a:off x="133350" y="2933700"/>
                        <a:ext cx="8877300" cy="990600"/>
                      </a:xfrm>
                      <a:prstGeom prst="rect">
                        <a:avLst/>
                      </a:prstGeom>
                      <a:noFill/>
                      <a:ln w="9525">
                        <a:noFill/>
                        <a:miter lim="800000"/>
                        <a:headEnd/>
                        <a:tailEnd/>
                      </a:ln>
                      <a:effectLst/>
                    </a:spPr>
                  </a:pic>
                  <a:sp>
                    <a:nvSpPr>
                      <a:cNvPr id="3" name="Rectangle 5"/>
                      <a:cNvSpPr>
                        <a:spLocks noChangeArrowheads="1"/>
                      </a:cNvSpPr>
                    </a:nvSpPr>
                    <a:spPr bwMode="auto">
                      <a:xfrm>
                        <a:off x="7286645" y="3071810"/>
                        <a:ext cx="571504" cy="214314"/>
                      </a:xfrm>
                      <a:prstGeom prst="rect">
                        <a:avLst/>
                      </a:prstGeom>
                      <a:solidFill>
                        <a:schemeClr val="accent1">
                          <a:alpha val="21960"/>
                        </a:schemeClr>
                      </a:solidFill>
                      <a:ln w="9525">
                        <a:solidFill>
                          <a:srgbClr val="FF6600"/>
                        </a:solidFill>
                        <a:miter lim="800000"/>
                        <a:headEnd/>
                        <a:tailEnd/>
                      </a:ln>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4" name="Text Box 15"/>
                      <a:cNvSpPr txBox="1">
                        <a:spLocks noChangeArrowheads="1"/>
                      </a:cNvSpPr>
                    </a:nvSpPr>
                    <a:spPr bwMode="auto">
                      <a:xfrm>
                        <a:off x="6786578" y="2214554"/>
                        <a:ext cx="2071702" cy="461665"/>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r>
                            <a:rPr lang="en-US" sz="1200" dirty="0" smtClean="0">
                              <a:solidFill>
                                <a:schemeClr val="bg1"/>
                              </a:solidFill>
                            </a:rPr>
                            <a:t>FIFO Full – Encoder pauses transmission</a:t>
                          </a:r>
                          <a:endParaRPr lang="en-US" sz="1200"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cxnSp>
                    <a:nvCxnSpPr>
                      <a:cNvPr id="5" name="Straight Arrow Connector 4"/>
                      <a:cNvCxnSpPr>
                        <a:stCxn id="4" idx="2"/>
                        <a:endCxn id="3" idx="0"/>
                      </a:cNvCxnSpPr>
                    </a:nvCxnSpPr>
                    <a:spPr>
                      <a:xfrm rot="5400000">
                        <a:off x="7499618" y="2748998"/>
                        <a:ext cx="395591" cy="250032"/>
                      </a:xfrm>
                      <a:prstGeom prst="straightConnector1">
                        <a:avLst/>
                      </a:prstGeom>
                      <a:ln>
                        <a:tailEnd type="arrow"/>
                      </a:ln>
                    </a:spPr>
                    <a:style>
                      <a:lnRef idx="3">
                        <a:schemeClr val="accent2"/>
                      </a:lnRef>
                      <a:fillRef idx="0">
                        <a:schemeClr val="accent2"/>
                      </a:fillRef>
                      <a:effectRef idx="2">
                        <a:schemeClr val="accent2"/>
                      </a:effectRef>
                      <a:fontRef idx="minor">
                        <a:schemeClr val="tx1"/>
                      </a:fontRef>
                    </a:style>
                  </a:cxnSp>
                  <a:sp>
                    <a:nvSpPr>
                      <a:cNvPr id="14" name="Rectangle 5"/>
                      <a:cNvSpPr>
                        <a:spLocks noChangeArrowheads="1"/>
                      </a:cNvSpPr>
                    </a:nvSpPr>
                    <a:spPr bwMode="auto">
                      <a:xfrm>
                        <a:off x="4572000" y="3286124"/>
                        <a:ext cx="571504" cy="214314"/>
                      </a:xfrm>
                      <a:prstGeom prst="rect">
                        <a:avLst/>
                      </a:prstGeom>
                      <a:solidFill>
                        <a:schemeClr val="accent1">
                          <a:alpha val="21960"/>
                        </a:schemeClr>
                      </a:solidFill>
                      <a:ln w="9525">
                        <a:solidFill>
                          <a:srgbClr val="FF6600"/>
                        </a:solidFill>
                        <a:miter lim="800000"/>
                        <a:headEnd/>
                        <a:tailEnd/>
                      </a:ln>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15" name="Text Box 15"/>
                      <a:cNvSpPr txBox="1">
                        <a:spLocks noChangeArrowheads="1"/>
                      </a:cNvSpPr>
                    </a:nvSpPr>
                    <a:spPr bwMode="auto">
                      <a:xfrm>
                        <a:off x="2928926" y="2143116"/>
                        <a:ext cx="2071702" cy="461665"/>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r>
                            <a:rPr lang="en-US" sz="1200" dirty="0" smtClean="0">
                              <a:solidFill>
                                <a:schemeClr val="bg1"/>
                              </a:solidFill>
                            </a:rPr>
                            <a:t>First transmission to FIFO causes it not to be empty</a:t>
                          </a:r>
                          <a:endParaRPr lang="en-US" sz="1200"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cxnSp>
                    <a:nvCxnSpPr>
                      <a:cNvPr id="16" name="Straight Arrow Connector 15"/>
                      <a:cNvCxnSpPr>
                        <a:stCxn id="15" idx="2"/>
                        <a:endCxn id="14" idx="0"/>
                      </a:cNvCxnSpPr>
                    </a:nvCxnSpPr>
                    <a:spPr>
                      <a:xfrm rot="16200000" flipH="1">
                        <a:off x="4070593" y="2498964"/>
                        <a:ext cx="681343" cy="892975"/>
                      </a:xfrm>
                      <a:prstGeom prst="straightConnector1">
                        <a:avLst/>
                      </a:prstGeom>
                      <a:ln>
                        <a:tailEnd type="arrow"/>
                      </a:ln>
                    </a:spPr>
                    <a:style>
                      <a:lnRef idx="3">
                        <a:schemeClr val="accent2"/>
                      </a:lnRef>
                      <a:fillRef idx="0">
                        <a:schemeClr val="accent2"/>
                      </a:fillRef>
                      <a:effectRef idx="2">
                        <a:schemeClr val="accent2"/>
                      </a:effectRef>
                      <a:fontRef idx="minor">
                        <a:schemeClr val="tx1"/>
                      </a:fontRef>
                    </a:style>
                  </a:cxnSp>
                  <a:sp>
                    <a:nvSpPr>
                      <a:cNvPr id="20" name="Rectangle 5"/>
                      <a:cNvSpPr>
                        <a:spLocks noChangeArrowheads="1"/>
                      </a:cNvSpPr>
                    </a:nvSpPr>
                    <a:spPr bwMode="auto">
                      <a:xfrm>
                        <a:off x="5500694" y="3429000"/>
                        <a:ext cx="357190" cy="428628"/>
                      </a:xfrm>
                      <a:prstGeom prst="rect">
                        <a:avLst/>
                      </a:prstGeom>
                      <a:solidFill>
                        <a:schemeClr val="accent1">
                          <a:alpha val="21960"/>
                        </a:schemeClr>
                      </a:solidFill>
                      <a:ln w="9525">
                        <a:solidFill>
                          <a:srgbClr val="FF6600"/>
                        </a:solidFill>
                        <a:miter lim="800000"/>
                        <a:headEnd/>
                        <a:tailEnd/>
                      </a:ln>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1" name="Text Box 15"/>
                      <a:cNvSpPr txBox="1">
                        <a:spLocks noChangeArrowheads="1"/>
                      </a:cNvSpPr>
                    </a:nvSpPr>
                    <a:spPr bwMode="auto">
                      <a:xfrm>
                        <a:off x="4071934" y="4143380"/>
                        <a:ext cx="2071702" cy="461665"/>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r>
                            <a:rPr lang="en-US" sz="1200" dirty="0" smtClean="0">
                              <a:solidFill>
                                <a:schemeClr val="bg1"/>
                              </a:solidFill>
                            </a:rPr>
                            <a:t>Data from Encoder to FIFO and Data Valid signal</a:t>
                          </a:r>
                          <a:endParaRPr lang="en-US" sz="1200"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cxnSp>
                    <a:nvCxnSpPr>
                      <a:cNvPr id="22" name="Straight Arrow Connector 21"/>
                      <a:cNvCxnSpPr>
                        <a:stCxn id="21" idx="0"/>
                        <a:endCxn id="20" idx="2"/>
                      </a:cNvCxnSpPr>
                    </a:nvCxnSpPr>
                    <a:spPr>
                      <a:xfrm rot="5400000" flipH="1" flipV="1">
                        <a:off x="5250661" y="3714752"/>
                        <a:ext cx="285752" cy="571504"/>
                      </a:xfrm>
                      <a:prstGeom prst="straightConnector1">
                        <a:avLst/>
                      </a:prstGeom>
                      <a:ln>
                        <a:tailEnd type="arrow"/>
                      </a:ln>
                    </a:spPr>
                    <a:style>
                      <a:lnRef idx="3">
                        <a:schemeClr val="accent2"/>
                      </a:lnRef>
                      <a:fillRef idx="0">
                        <a:schemeClr val="accent2"/>
                      </a:fillRef>
                      <a:effectRef idx="2">
                        <a:schemeClr val="accent2"/>
                      </a:effectRef>
                      <a:fontRef idx="minor">
                        <a:schemeClr val="tx1"/>
                      </a:fontRef>
                    </a:style>
                  </a:cxnSp>
                </lc:lockedCanvas>
              </a:graphicData>
            </a:graphic>
          </wp:inline>
        </w:drawing>
      </w:r>
    </w:p>
    <w:p w:rsidR="00677641" w:rsidRPr="00677641" w:rsidRDefault="000A1FAD" w:rsidP="00677641">
      <w:pPr>
        <w:pStyle w:val="Caption"/>
        <w:bidi w:val="0"/>
        <w:jc w:val="center"/>
        <w:rPr>
          <w:noProof/>
        </w:rPr>
      </w:pPr>
      <w:bookmarkStart w:id="705" w:name="_Toc286564242"/>
      <w:bookmarkStart w:id="706" w:name="_Toc311187446"/>
      <w:r w:rsidRPr="000A1FAD">
        <w:rPr>
          <w:noProof/>
        </w:rPr>
        <w:t xml:space="preserve">Figure </w:t>
      </w:r>
      <w:r w:rsidRPr="000A1FAD">
        <w:rPr>
          <w:noProof/>
        </w:rPr>
        <w:fldChar w:fldCharType="begin"/>
      </w:r>
      <w:r w:rsidRPr="000A1FAD">
        <w:rPr>
          <w:noProof/>
        </w:rPr>
        <w:instrText xml:space="preserve"> SEQ Figure \* ARABIC </w:instrText>
      </w:r>
      <w:r w:rsidRPr="000A1FAD">
        <w:rPr>
          <w:noProof/>
        </w:rPr>
        <w:fldChar w:fldCharType="separate"/>
      </w:r>
      <w:r w:rsidRPr="000A1FAD">
        <w:rPr>
          <w:noProof/>
        </w:rPr>
        <w:t>14</w:t>
      </w:r>
      <w:r w:rsidRPr="000A1FAD">
        <w:rPr>
          <w:noProof/>
        </w:rPr>
        <w:fldChar w:fldCharType="end"/>
      </w:r>
      <w:r w:rsidRPr="000A1FAD">
        <w:rPr>
          <w:noProof/>
        </w:rPr>
        <w:t xml:space="preserve"> – Message Pack Encoder &lt;--&gt; FIFO Handshake</w:t>
      </w:r>
      <w:bookmarkEnd w:id="705"/>
      <w:bookmarkEnd w:id="706"/>
    </w:p>
    <w:p w:rsidR="00677641" w:rsidRDefault="00677641" w:rsidP="00677641"/>
    <w:p w:rsidR="00677641" w:rsidRPr="00B12F45" w:rsidRDefault="00677641" w:rsidP="00677641">
      <w:pPr>
        <w:pStyle w:val="Heading3"/>
        <w:rPr>
          <w:color w:val="000000"/>
          <w:sz w:val="16"/>
          <w:szCs w:val="16"/>
        </w:rPr>
      </w:pPr>
      <w:bookmarkStart w:id="707" w:name="_Toc286564214"/>
      <w:bookmarkStart w:id="708" w:name="_Toc311187412"/>
      <w:r>
        <w:lastRenderedPageBreak/>
        <w:t>7.2.3 CRC Handshake</w:t>
      </w:r>
      <w:bookmarkEnd w:id="707"/>
      <w:bookmarkEnd w:id="708"/>
    </w:p>
    <w:p w:rsidR="00677641" w:rsidRDefault="00677641" w:rsidP="00677641">
      <w:pPr>
        <w:keepNext/>
      </w:pPr>
      <w:r>
        <w:t>MP Encoder transmits Type, Address, Length and Payload data to the CRC block.</w:t>
      </w:r>
    </w:p>
    <w:p w:rsidR="00677641" w:rsidRDefault="00677641" w:rsidP="00677641">
      <w:pPr>
        <w:keepNext/>
      </w:pPr>
    </w:p>
    <w:p w:rsidR="00677641" w:rsidRDefault="00677641" w:rsidP="00677641">
      <w:pPr>
        <w:pStyle w:val="Heading3"/>
      </w:pPr>
      <w:bookmarkStart w:id="709" w:name="_Toc286564215"/>
      <w:bookmarkStart w:id="710" w:name="_Toc311187413"/>
      <w:r>
        <w:t>7.2.4 RAM Handshake</w:t>
      </w:r>
      <w:bookmarkEnd w:id="709"/>
      <w:bookmarkEnd w:id="710"/>
    </w:p>
    <w:p w:rsidR="00677641" w:rsidRDefault="00677641" w:rsidP="00677641">
      <w:pPr>
        <w:keepNext/>
      </w:pPr>
      <w:r>
        <w:t>MP Encoder reads the payload data, to be transmitted, from the RAM. Data is read, together with the RAM address and read enable signal. Output data from RAM is companioned with valid signal.</w:t>
      </w:r>
    </w:p>
    <w:p w:rsidR="00677641" w:rsidRDefault="00677641" w:rsidP="00677641">
      <w:pPr>
        <w:keepNext/>
      </w:pPr>
    </w:p>
    <w:p w:rsidR="00677641" w:rsidRDefault="00677641" w:rsidP="00677641">
      <w:pPr>
        <w:pStyle w:val="Heading3"/>
      </w:pPr>
      <w:bookmarkStart w:id="711" w:name="_Toc286564216"/>
      <w:bookmarkStart w:id="712" w:name="_Toc311187414"/>
      <w:r>
        <w:t>7.2.5 Message Pack Encoder Done</w:t>
      </w:r>
      <w:bookmarkEnd w:id="711"/>
      <w:bookmarkEnd w:id="712"/>
    </w:p>
    <w:p w:rsidR="00677641" w:rsidRDefault="00677641" w:rsidP="00677641">
      <w:pPr>
        <w:keepNext/>
      </w:pPr>
      <w:proofErr w:type="spellStart"/>
      <w:proofErr w:type="gramStart"/>
      <w:r>
        <w:rPr>
          <w:i/>
          <w:iCs/>
        </w:rPr>
        <w:t>mp_enc_done</w:t>
      </w:r>
      <w:proofErr w:type="spellEnd"/>
      <w:proofErr w:type="gramEnd"/>
      <w:r>
        <w:t xml:space="preserve"> flag will be asserted as all data has been transmitted to the FIFO.</w:t>
      </w:r>
    </w:p>
    <w:p w:rsidR="00000000" w:rsidRDefault="00336138"/>
    <w:p w:rsidR="000B2E43" w:rsidRDefault="000B2E43" w:rsidP="000B2E43"/>
    <w:p w:rsidR="000B2E43" w:rsidRDefault="000B2E43" w:rsidP="000B2E43">
      <w:pPr>
        <w:pStyle w:val="Heading2"/>
      </w:pPr>
      <w:bookmarkStart w:id="713" w:name="_Toc311187415"/>
      <w:r>
        <w:t>7.3 Message Pack Decoder</w:t>
      </w:r>
      <w:bookmarkEnd w:id="713"/>
    </w:p>
    <w:p w:rsidR="00167CAB" w:rsidRDefault="00167CAB" w:rsidP="00167CAB">
      <w:r>
        <w:t>Message Pack Decoder receives a message pack, built from the following blocks:</w:t>
      </w:r>
    </w:p>
    <w:p w:rsidR="00167CAB" w:rsidRDefault="00167CAB" w:rsidP="00167CAB">
      <w:pPr>
        <w:pStyle w:val="ListParagraph"/>
        <w:numPr>
          <w:ilvl w:val="0"/>
          <w:numId w:val="20"/>
        </w:numPr>
        <w:spacing w:after="200" w:line="276" w:lineRule="auto"/>
      </w:pPr>
      <w:bookmarkStart w:id="714" w:name="_Toc275754766"/>
      <w:bookmarkStart w:id="715" w:name="_Toc275835960"/>
      <w:r w:rsidRPr="00B57343">
        <w:rPr>
          <w:b/>
          <w:bCs/>
        </w:rPr>
        <w:t>SOF</w:t>
      </w:r>
      <w:r>
        <w:t xml:space="preserve"> – Start of Frame</w:t>
      </w:r>
    </w:p>
    <w:p w:rsidR="00167CAB" w:rsidRDefault="00167CAB" w:rsidP="00167CAB">
      <w:pPr>
        <w:pStyle w:val="ListParagraph"/>
        <w:numPr>
          <w:ilvl w:val="0"/>
          <w:numId w:val="20"/>
        </w:numPr>
        <w:spacing w:after="200" w:line="276" w:lineRule="auto"/>
      </w:pPr>
      <w:r w:rsidRPr="00B57343">
        <w:rPr>
          <w:b/>
          <w:bCs/>
        </w:rPr>
        <w:t>Type</w:t>
      </w:r>
      <w:r>
        <w:t xml:space="preserve"> – Message type</w:t>
      </w:r>
    </w:p>
    <w:p w:rsidR="00167CAB" w:rsidRDefault="00167CAB" w:rsidP="00167CAB">
      <w:pPr>
        <w:pStyle w:val="ListParagraph"/>
        <w:numPr>
          <w:ilvl w:val="0"/>
          <w:numId w:val="20"/>
        </w:numPr>
        <w:spacing w:after="200" w:line="276" w:lineRule="auto"/>
      </w:pPr>
      <w:r w:rsidRPr="00B57343">
        <w:rPr>
          <w:b/>
          <w:bCs/>
        </w:rPr>
        <w:t>Address</w:t>
      </w:r>
      <w:r>
        <w:t xml:space="preserve"> – Address for the data, or for other purposes</w:t>
      </w:r>
    </w:p>
    <w:p w:rsidR="00167CAB" w:rsidRDefault="00167CAB" w:rsidP="00167CAB">
      <w:pPr>
        <w:pStyle w:val="ListParagraph"/>
        <w:numPr>
          <w:ilvl w:val="0"/>
          <w:numId w:val="20"/>
        </w:numPr>
        <w:spacing w:after="200" w:line="276" w:lineRule="auto"/>
      </w:pPr>
      <w:r w:rsidRPr="00B57343">
        <w:rPr>
          <w:b/>
          <w:bCs/>
        </w:rPr>
        <w:t>Length</w:t>
      </w:r>
      <w:r>
        <w:t xml:space="preserve"> – Data length. Data length </w:t>
      </w:r>
      <w:r w:rsidRPr="00A62698">
        <w:rPr>
          <w:u w:val="single"/>
        </w:rPr>
        <w:t>CANNOT</w:t>
      </w:r>
      <w:r>
        <w:t xml:space="preserve"> be less than 1. </w:t>
      </w:r>
    </w:p>
    <w:p w:rsidR="00167CAB" w:rsidRDefault="00167CAB" w:rsidP="00167CAB">
      <w:pPr>
        <w:pStyle w:val="ListParagraph"/>
        <w:numPr>
          <w:ilvl w:val="0"/>
          <w:numId w:val="20"/>
        </w:numPr>
        <w:spacing w:after="200" w:line="276" w:lineRule="auto"/>
      </w:pPr>
      <w:r w:rsidRPr="00B57343">
        <w:rPr>
          <w:b/>
          <w:bCs/>
        </w:rPr>
        <w:t>Data</w:t>
      </w:r>
      <w:r>
        <w:t xml:space="preserve"> </w:t>
      </w:r>
      <w:r w:rsidRPr="00B57343">
        <w:rPr>
          <w:b/>
          <w:bCs/>
        </w:rPr>
        <w:t>(Payload)</w:t>
      </w:r>
      <w:r>
        <w:t xml:space="preserve"> – The wrapped data</w:t>
      </w:r>
    </w:p>
    <w:p w:rsidR="00167CAB" w:rsidRDefault="00167CAB" w:rsidP="00167CAB">
      <w:pPr>
        <w:pStyle w:val="ListParagraph"/>
        <w:numPr>
          <w:ilvl w:val="0"/>
          <w:numId w:val="20"/>
        </w:numPr>
        <w:spacing w:after="200" w:line="276" w:lineRule="auto"/>
      </w:pPr>
      <w:r w:rsidRPr="00B57343">
        <w:rPr>
          <w:b/>
          <w:bCs/>
        </w:rPr>
        <w:t>CRC</w:t>
      </w:r>
      <w:r>
        <w:t xml:space="preserve"> – CRC of Type, Address, Length and Data blocks</w:t>
      </w:r>
    </w:p>
    <w:p w:rsidR="00167CAB" w:rsidRDefault="00167CAB" w:rsidP="00167CAB">
      <w:pPr>
        <w:pStyle w:val="ListParagraph"/>
        <w:numPr>
          <w:ilvl w:val="0"/>
          <w:numId w:val="20"/>
        </w:numPr>
        <w:spacing w:after="200" w:line="276" w:lineRule="auto"/>
      </w:pPr>
      <w:r w:rsidRPr="00B57343">
        <w:rPr>
          <w:b/>
          <w:bCs/>
        </w:rPr>
        <w:t>EOF</w:t>
      </w:r>
      <w:r>
        <w:t xml:space="preserve"> – End of Frame</w:t>
      </w:r>
    </w:p>
    <w:p w:rsidR="00167CAB" w:rsidRDefault="00167CAB" w:rsidP="00167CAB">
      <w:r>
        <w:t xml:space="preserve">The MP sniffs the data line, until </w:t>
      </w:r>
      <w:proofErr w:type="spellStart"/>
      <w:r>
        <w:t>is</w:t>
      </w:r>
      <w:proofErr w:type="spellEnd"/>
      <w:r>
        <w:t xml:space="preserve"> receives SOF block. Then it decodes the message: Type, Address and Length will be stored into registers, and will be valid when the EOF is received. Data will be stored into RAM.</w:t>
      </w:r>
    </w:p>
    <w:p w:rsidR="00167CAB" w:rsidRDefault="00167CAB" w:rsidP="00167CAB">
      <w:pPr>
        <w:contextualSpacing/>
      </w:pPr>
      <w:r>
        <w:t>Special problematic SOF words are being handled:</w:t>
      </w:r>
    </w:p>
    <w:p w:rsidR="00167CAB" w:rsidRDefault="00167CAB" w:rsidP="00167CAB">
      <w:pPr>
        <w:contextualSpacing/>
      </w:pPr>
      <w:r>
        <w:t>Suppose SOF = 0xAABBCC.</w:t>
      </w:r>
    </w:p>
    <w:p w:rsidR="00167CAB" w:rsidRDefault="00167CAB" w:rsidP="00167CAB">
      <w:pPr>
        <w:contextualSpacing/>
      </w:pPr>
      <w:r>
        <w:t>A message of 0xAABBAABBCC... will be decode correctly by the MP decoder.</w:t>
      </w:r>
    </w:p>
    <w:bookmarkEnd w:id="714"/>
    <w:bookmarkEnd w:id="715"/>
    <w:p w:rsidR="00000000" w:rsidRDefault="00336138"/>
    <w:p w:rsidR="00167CAB" w:rsidRDefault="00167CAB" w:rsidP="00677641">
      <w:pPr>
        <w:pStyle w:val="Heading3"/>
      </w:pPr>
      <w:bookmarkStart w:id="716" w:name="_Toc286564199"/>
      <w:bookmarkStart w:id="717" w:name="_Toc311187416"/>
      <w:r>
        <w:t xml:space="preserve">7.3.1 Data from </w:t>
      </w:r>
      <w:bookmarkEnd w:id="716"/>
      <w:r w:rsidR="00677641">
        <w:t>Wishbone Slave</w:t>
      </w:r>
      <w:bookmarkEnd w:id="717"/>
    </w:p>
    <w:p w:rsidR="00167CAB" w:rsidRDefault="00167CAB" w:rsidP="00677641">
      <w:r>
        <w:t xml:space="preserve">MP Decoder receives </w:t>
      </w:r>
      <w:r w:rsidR="00677641">
        <w:t xml:space="preserve">parallel </w:t>
      </w:r>
      <w:r>
        <w:t xml:space="preserve">data from </w:t>
      </w:r>
      <w:r>
        <w:rPr>
          <w:i/>
          <w:iCs/>
        </w:rPr>
        <w:t>din</w:t>
      </w:r>
      <w:r w:rsidR="00677641">
        <w:t xml:space="preserve"> port</w:t>
      </w:r>
      <w:r>
        <w:t xml:space="preserve">, together with the </w:t>
      </w:r>
      <w:r>
        <w:rPr>
          <w:i/>
          <w:iCs/>
        </w:rPr>
        <w:t>valid</w:t>
      </w:r>
      <w:r>
        <w:t xml:space="preserve"> signal.</w:t>
      </w:r>
    </w:p>
    <w:p w:rsidR="00167CAB" w:rsidRDefault="00167CAB" w:rsidP="00677641">
      <w:r>
        <w:t>When SOF (64</w:t>
      </w:r>
      <w:r>
        <w:rPr>
          <w:vertAlign w:val="subscript"/>
        </w:rPr>
        <w:t>hex</w:t>
      </w:r>
      <w:r>
        <w:t xml:space="preserve"> in this </w:t>
      </w:r>
      <w:r w:rsidR="00677641">
        <w:t>project</w:t>
      </w:r>
      <w:r>
        <w:t>) is received – the message decoding process is initialized.</w:t>
      </w:r>
    </w:p>
    <w:p w:rsidR="00167CAB" w:rsidRDefault="00677641" w:rsidP="00677641">
      <w:pPr>
        <w:pStyle w:val="Heading3"/>
      </w:pPr>
      <w:bookmarkStart w:id="718" w:name="_Toc286564200"/>
      <w:bookmarkStart w:id="719" w:name="_Toc275754772"/>
      <w:bookmarkStart w:id="720" w:name="_Toc275835966"/>
      <w:bookmarkStart w:id="721" w:name="_Toc311187417"/>
      <w:r>
        <w:lastRenderedPageBreak/>
        <w:t xml:space="preserve">7.3.2 RAM </w:t>
      </w:r>
      <w:r w:rsidR="00167CAB">
        <w:t>Handshake</w:t>
      </w:r>
      <w:bookmarkEnd w:id="718"/>
      <w:bookmarkEnd w:id="721"/>
    </w:p>
    <w:p w:rsidR="00167CAB" w:rsidRDefault="00167CAB" w:rsidP="00167CAB">
      <w:pPr>
        <w:keepNext/>
      </w:pPr>
      <w:r>
        <w:t>MP Decoder transmits the received payload into the RAM. Data is being transmitted, together with the RAM address and valid signal</w:t>
      </w:r>
    </w:p>
    <w:p w:rsidR="00167CAB" w:rsidRDefault="00677641" w:rsidP="00167CAB">
      <w:pPr>
        <w:pStyle w:val="Heading3"/>
      </w:pPr>
      <w:bookmarkStart w:id="722" w:name="_Toc286564201"/>
      <w:bookmarkStart w:id="723" w:name="_Toc311187418"/>
      <w:r>
        <w:t xml:space="preserve">7.3.3 </w:t>
      </w:r>
      <w:r w:rsidR="00167CAB">
        <w:t>CRC Handshake</w:t>
      </w:r>
      <w:bookmarkEnd w:id="722"/>
      <w:bookmarkEnd w:id="723"/>
    </w:p>
    <w:p w:rsidR="00167CAB" w:rsidRDefault="00167CAB" w:rsidP="00677641">
      <w:pPr>
        <w:keepNext/>
      </w:pPr>
      <w:r>
        <w:t xml:space="preserve">MP Decoder transmits the received Type, Address, Length and Payload data to the CRC block. </w:t>
      </w:r>
      <w:r w:rsidR="00677641">
        <w:t>In this project, Checksum was used instead.</w:t>
      </w:r>
    </w:p>
    <w:p w:rsidR="00167CAB" w:rsidRDefault="00677641" w:rsidP="00167CAB">
      <w:pPr>
        <w:pStyle w:val="Heading3"/>
      </w:pPr>
      <w:bookmarkStart w:id="724" w:name="_Toc286564202"/>
      <w:bookmarkStart w:id="725" w:name="_Toc311187419"/>
      <w:r>
        <w:t xml:space="preserve">7.3.4 </w:t>
      </w:r>
      <w:r w:rsidR="00167CAB">
        <w:t>Output Registers</w:t>
      </w:r>
      <w:bookmarkEnd w:id="724"/>
      <w:bookmarkEnd w:id="725"/>
    </w:p>
    <w:p w:rsidR="00167CAB" w:rsidRDefault="00167CAB" w:rsidP="00677641">
      <w:pPr>
        <w:keepNext/>
      </w:pPr>
      <w:r>
        <w:t xml:space="preserve">When correct EOF is received, </w:t>
      </w:r>
      <w:proofErr w:type="spellStart"/>
      <w:r>
        <w:rPr>
          <w:i/>
          <w:iCs/>
        </w:rPr>
        <w:t>mp_dec_done</w:t>
      </w:r>
      <w:proofErr w:type="spellEnd"/>
      <w:r>
        <w:t xml:space="preserve"> flag will be </w:t>
      </w:r>
      <w:r w:rsidR="00677641">
        <w:t>asserted</w:t>
      </w:r>
      <w:r>
        <w:t xml:space="preserve">. Type, Address and Length will be </w:t>
      </w:r>
      <w:r w:rsidR="00677641">
        <w:t>valid</w:t>
      </w:r>
      <w:r>
        <w:t xml:space="preserve"> </w:t>
      </w:r>
      <w:r w:rsidR="00677641">
        <w:t>from</w:t>
      </w:r>
      <w:r>
        <w:t xml:space="preserve"> that point</w:t>
      </w:r>
      <w:r w:rsidR="00677641">
        <w:t xml:space="preserve"> until Reset or next </w:t>
      </w:r>
      <w:proofErr w:type="spellStart"/>
      <w:r w:rsidR="00677641">
        <w:rPr>
          <w:i/>
          <w:iCs/>
        </w:rPr>
        <w:t>mp_dec_done</w:t>
      </w:r>
      <w:proofErr w:type="spellEnd"/>
      <w:r w:rsidR="00677641">
        <w:t xml:space="preserve"> assertion</w:t>
      </w:r>
      <w:r>
        <w:t>.</w:t>
      </w:r>
    </w:p>
    <w:p w:rsidR="00167CAB" w:rsidRDefault="00677641" w:rsidP="00167CAB">
      <w:pPr>
        <w:pStyle w:val="Heading3"/>
      </w:pPr>
      <w:bookmarkStart w:id="726" w:name="_Toc286564203"/>
      <w:bookmarkStart w:id="727" w:name="_Toc311187420"/>
      <w:r>
        <w:t xml:space="preserve">7.3.5 </w:t>
      </w:r>
      <w:r w:rsidR="00167CAB">
        <w:t>Error Flags</w:t>
      </w:r>
      <w:bookmarkEnd w:id="726"/>
      <w:bookmarkEnd w:id="727"/>
    </w:p>
    <w:p w:rsidR="00167CAB" w:rsidRDefault="00167CAB" w:rsidP="00167CAB">
      <w:pPr>
        <w:keepNext/>
      </w:pPr>
      <w:r>
        <w:t>There are two error output flags:</w:t>
      </w:r>
    </w:p>
    <w:p w:rsidR="00167CAB" w:rsidRDefault="00167CAB" w:rsidP="00167CAB">
      <w:pPr>
        <w:pStyle w:val="ListParagraph"/>
        <w:numPr>
          <w:ilvl w:val="0"/>
          <w:numId w:val="22"/>
        </w:numPr>
        <w:spacing w:after="200" w:line="276" w:lineRule="auto"/>
      </w:pPr>
      <w:r w:rsidRPr="00424E69">
        <w:rPr>
          <w:b/>
          <w:bCs/>
        </w:rPr>
        <w:t>CRC Error</w:t>
      </w:r>
      <w:r>
        <w:t xml:space="preserve"> – will be raised in case received CRC and calculated CRC are not equal.</w:t>
      </w:r>
    </w:p>
    <w:p w:rsidR="00167CAB" w:rsidRDefault="00167CAB" w:rsidP="00167CAB">
      <w:pPr>
        <w:pStyle w:val="ListParagraph"/>
        <w:numPr>
          <w:ilvl w:val="0"/>
          <w:numId w:val="22"/>
        </w:numPr>
        <w:spacing w:after="200" w:line="276" w:lineRule="auto"/>
      </w:pPr>
      <w:r>
        <w:rPr>
          <w:b/>
          <w:bCs/>
        </w:rPr>
        <w:t>EOF Error</w:t>
      </w:r>
      <w:r>
        <w:t xml:space="preserve"> – will be raised in case received EOF and defined EOF (by generic parameter) are not equal. In case such error has occurred – </w:t>
      </w:r>
      <w:proofErr w:type="spellStart"/>
      <w:r>
        <w:rPr>
          <w:i/>
          <w:iCs/>
        </w:rPr>
        <w:t>mp_dec_done</w:t>
      </w:r>
      <w:proofErr w:type="spellEnd"/>
      <w:r>
        <w:t xml:space="preserve"> flag will not be raised.</w:t>
      </w:r>
    </w:p>
    <w:p w:rsidR="00167CAB" w:rsidRDefault="00167CAB" w:rsidP="00167CAB">
      <w:pPr>
        <w:pStyle w:val="ListParagraph"/>
      </w:pPr>
    </w:p>
    <w:p w:rsidR="00167CAB" w:rsidRDefault="00677641" w:rsidP="00167CAB">
      <w:pPr>
        <w:pStyle w:val="Heading3"/>
      </w:pPr>
      <w:bookmarkStart w:id="728" w:name="_Toc286564204"/>
      <w:bookmarkStart w:id="729" w:name="_Toc311187421"/>
      <w:r>
        <w:t xml:space="preserve">7.4.6 </w:t>
      </w:r>
      <w:r w:rsidR="00167CAB">
        <w:t>Message Pack Decoder Done</w:t>
      </w:r>
      <w:bookmarkEnd w:id="728"/>
      <w:bookmarkEnd w:id="729"/>
    </w:p>
    <w:p w:rsidR="00167CAB" w:rsidRDefault="00167CAB" w:rsidP="00167CAB">
      <w:pPr>
        <w:keepNext/>
      </w:pPr>
      <w:r>
        <w:t xml:space="preserve">When correct EOF is received, </w:t>
      </w:r>
      <w:proofErr w:type="spellStart"/>
      <w:r>
        <w:rPr>
          <w:i/>
          <w:iCs/>
        </w:rPr>
        <w:t>mp_dec_done</w:t>
      </w:r>
      <w:proofErr w:type="spellEnd"/>
      <w:r>
        <w:t xml:space="preserve"> flag will be raised. In case of EOF error – this flag will not be received.</w:t>
      </w:r>
    </w:p>
    <w:p w:rsidR="007C63B8" w:rsidRDefault="007C63B8" w:rsidP="00167CAB">
      <w:pPr>
        <w:keepNext/>
      </w:pPr>
    </w:p>
    <w:p w:rsidR="007C63B8" w:rsidRDefault="007C63B8" w:rsidP="000B2E43">
      <w:pPr>
        <w:pStyle w:val="Heading2"/>
        <w:rPr>
          <w:rFonts w:ascii="Times New Roman" w:eastAsia="Times New Roman" w:hAnsi="Times New Roman" w:cs="Times New Roman"/>
          <w:b w:val="0"/>
          <w:bCs w:val="0"/>
          <w:color w:val="auto"/>
          <w:sz w:val="24"/>
          <w:szCs w:val="24"/>
        </w:rPr>
      </w:pPr>
      <w:bookmarkStart w:id="730" w:name="_Toc311187422"/>
      <w:bookmarkEnd w:id="719"/>
      <w:bookmarkEnd w:id="720"/>
      <w:r>
        <w:t>7.4 Checksum</w:t>
      </w:r>
      <w:bookmarkEnd w:id="730"/>
    </w:p>
    <w:p w:rsidR="00000000" w:rsidRDefault="007C63B8">
      <w:pPr>
        <w:pStyle w:val="Heading3"/>
      </w:pPr>
      <w:bookmarkStart w:id="731" w:name="_Toc286564222"/>
      <w:bookmarkStart w:id="732" w:name="_Toc311187423"/>
      <w:r>
        <w:t>7.3.1 Checksum Handshake</w:t>
      </w:r>
      <w:bookmarkEnd w:id="731"/>
      <w:bookmarkEnd w:id="732"/>
    </w:p>
    <w:p w:rsidR="00000000" w:rsidRDefault="007C63B8">
      <w:r>
        <w:t>Two operation modes are supported:</w:t>
      </w:r>
    </w:p>
    <w:p w:rsidR="007C63B8" w:rsidRDefault="007C63B8" w:rsidP="007C63B8">
      <w:r w:rsidRPr="00105DC3">
        <w:rPr>
          <w:b/>
          <w:bCs/>
        </w:rPr>
        <w:t>Option 1</w:t>
      </w:r>
      <w:r>
        <w:t xml:space="preserve"> – </w:t>
      </w:r>
      <w:proofErr w:type="spellStart"/>
      <w:r>
        <w:rPr>
          <w:i/>
          <w:iCs/>
        </w:rPr>
        <w:t>req_checksum</w:t>
      </w:r>
      <w:proofErr w:type="spellEnd"/>
      <w:r>
        <w:t xml:space="preserve"> rise at the same clock with the </w:t>
      </w:r>
      <w:proofErr w:type="spellStart"/>
      <w:r>
        <w:rPr>
          <w:i/>
          <w:iCs/>
        </w:rPr>
        <w:t>data_valid</w:t>
      </w:r>
      <w:proofErr w:type="spellEnd"/>
      <w:r>
        <w:t xml:space="preserve"> assertion:</w:t>
      </w:r>
    </w:p>
    <w:p w:rsidR="007C63B8" w:rsidRDefault="00336138" w:rsidP="007C63B8">
      <w:r>
        <w:rPr>
          <w:noProof/>
        </w:rPr>
        <w:drawing>
          <wp:inline distT="0" distB="0" distL="0" distR="0">
            <wp:extent cx="5029200" cy="1167921"/>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025932" cy="1167162"/>
                    </a:xfrm>
                    <a:prstGeom prst="rect">
                      <a:avLst/>
                    </a:prstGeom>
                    <a:noFill/>
                    <a:ln w="9525">
                      <a:noFill/>
                      <a:miter lim="800000"/>
                      <a:headEnd/>
                      <a:tailEnd/>
                    </a:ln>
                  </pic:spPr>
                </pic:pic>
              </a:graphicData>
            </a:graphic>
          </wp:inline>
        </w:drawing>
      </w:r>
    </w:p>
    <w:p w:rsidR="007C63B8" w:rsidRPr="007C63B8" w:rsidRDefault="000A1FAD" w:rsidP="007C63B8">
      <w:pPr>
        <w:pStyle w:val="Caption"/>
        <w:bidi w:val="0"/>
        <w:jc w:val="center"/>
        <w:rPr>
          <w:noProof/>
        </w:rPr>
      </w:pPr>
      <w:bookmarkStart w:id="733" w:name="_Toc286564245"/>
      <w:bookmarkStart w:id="734" w:name="_Toc311187447"/>
      <w:r w:rsidRPr="000A1FAD">
        <w:rPr>
          <w:noProof/>
        </w:rPr>
        <w:t xml:space="preserve">Figure </w:t>
      </w:r>
      <w:r w:rsidRPr="000A1FAD">
        <w:rPr>
          <w:noProof/>
        </w:rPr>
        <w:fldChar w:fldCharType="begin"/>
      </w:r>
      <w:r w:rsidRPr="000A1FAD">
        <w:rPr>
          <w:noProof/>
        </w:rPr>
        <w:instrText xml:space="preserve"> SEQ Figure \* ARABIC </w:instrText>
      </w:r>
      <w:r w:rsidRPr="000A1FAD">
        <w:rPr>
          <w:noProof/>
        </w:rPr>
        <w:fldChar w:fldCharType="separate"/>
      </w:r>
      <w:r w:rsidRPr="000A1FAD">
        <w:rPr>
          <w:noProof/>
        </w:rPr>
        <w:t>15</w:t>
      </w:r>
      <w:r w:rsidRPr="000A1FAD">
        <w:rPr>
          <w:noProof/>
        </w:rPr>
        <w:fldChar w:fldCharType="end"/>
      </w:r>
      <w:r w:rsidRPr="000A1FAD">
        <w:rPr>
          <w:noProof/>
        </w:rPr>
        <w:t xml:space="preserve"> – Checksum Handshake (1)</w:t>
      </w:r>
      <w:bookmarkEnd w:id="733"/>
      <w:bookmarkEnd w:id="734"/>
    </w:p>
    <w:p w:rsidR="007C63B8" w:rsidRPr="00105DC3" w:rsidRDefault="007C63B8" w:rsidP="007C63B8">
      <w:r w:rsidRPr="00105DC3">
        <w:rPr>
          <w:b/>
          <w:bCs/>
        </w:rPr>
        <w:t>Option 2</w:t>
      </w:r>
      <w:r>
        <w:t xml:space="preserve"> – </w:t>
      </w:r>
      <w:proofErr w:type="spellStart"/>
      <w:r>
        <w:rPr>
          <w:i/>
          <w:iCs/>
        </w:rPr>
        <w:t>req_checksum</w:t>
      </w:r>
      <w:proofErr w:type="spellEnd"/>
      <w:r>
        <w:t xml:space="preserve"> rise one clock (or more) after the </w:t>
      </w:r>
      <w:proofErr w:type="spellStart"/>
      <w:r>
        <w:rPr>
          <w:i/>
          <w:iCs/>
        </w:rPr>
        <w:t>data_valid</w:t>
      </w:r>
      <w:proofErr w:type="spellEnd"/>
      <w:r>
        <w:t xml:space="preserve"> assertion: </w:t>
      </w:r>
    </w:p>
    <w:p w:rsidR="007C63B8" w:rsidRDefault="00336138" w:rsidP="007C63B8">
      <w:r>
        <w:rPr>
          <w:noProof/>
        </w:rPr>
        <w:drawing>
          <wp:inline distT="0" distB="0" distL="0" distR="0">
            <wp:extent cx="4944745" cy="1038234"/>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cstate="print"/>
                    <a:srcRect/>
                    <a:stretch>
                      <a:fillRect/>
                    </a:stretch>
                  </pic:blipFill>
                  <pic:spPr bwMode="auto">
                    <a:xfrm>
                      <a:off x="0" y="0"/>
                      <a:ext cx="4941395" cy="1037531"/>
                    </a:xfrm>
                    <a:prstGeom prst="rect">
                      <a:avLst/>
                    </a:prstGeom>
                    <a:noFill/>
                    <a:ln w="9525">
                      <a:noFill/>
                      <a:miter lim="800000"/>
                      <a:headEnd/>
                      <a:tailEnd/>
                    </a:ln>
                    <a:effectLst/>
                  </pic:spPr>
                </pic:pic>
              </a:graphicData>
            </a:graphic>
          </wp:inline>
        </w:drawing>
      </w:r>
    </w:p>
    <w:p w:rsidR="007C63B8" w:rsidRPr="007C63B8" w:rsidRDefault="000A1FAD" w:rsidP="007C63B8">
      <w:pPr>
        <w:pStyle w:val="Caption"/>
        <w:bidi w:val="0"/>
        <w:jc w:val="center"/>
        <w:rPr>
          <w:noProof/>
        </w:rPr>
      </w:pPr>
      <w:bookmarkStart w:id="735" w:name="_Toc286564246"/>
      <w:bookmarkStart w:id="736" w:name="_Toc311187448"/>
      <w:r w:rsidRPr="000A1FAD">
        <w:rPr>
          <w:noProof/>
        </w:rPr>
        <w:t xml:space="preserve">Figure </w:t>
      </w:r>
      <w:r w:rsidRPr="000A1FAD">
        <w:rPr>
          <w:noProof/>
        </w:rPr>
        <w:fldChar w:fldCharType="begin"/>
      </w:r>
      <w:r w:rsidRPr="000A1FAD">
        <w:rPr>
          <w:noProof/>
        </w:rPr>
        <w:instrText xml:space="preserve"> SEQ Figure \* ARABIC </w:instrText>
      </w:r>
      <w:r w:rsidRPr="000A1FAD">
        <w:rPr>
          <w:noProof/>
        </w:rPr>
        <w:fldChar w:fldCharType="separate"/>
      </w:r>
      <w:r w:rsidRPr="000A1FAD">
        <w:rPr>
          <w:noProof/>
        </w:rPr>
        <w:t>16</w:t>
      </w:r>
      <w:r w:rsidRPr="000A1FAD">
        <w:rPr>
          <w:noProof/>
        </w:rPr>
        <w:fldChar w:fldCharType="end"/>
      </w:r>
      <w:r w:rsidRPr="000A1FAD">
        <w:rPr>
          <w:noProof/>
        </w:rPr>
        <w:t xml:space="preserve"> – Checksum Handshake (2)</w:t>
      </w:r>
      <w:bookmarkEnd w:id="735"/>
      <w:bookmarkEnd w:id="736"/>
    </w:p>
    <w:p w:rsidR="007C63B8" w:rsidRDefault="007C63B8" w:rsidP="007C63B8">
      <w:r w:rsidRPr="00EE5C9D">
        <w:rPr>
          <w:b/>
          <w:bCs/>
        </w:rPr>
        <w:t xml:space="preserve">Reset </w:t>
      </w:r>
      <w:r>
        <w:rPr>
          <w:b/>
          <w:bCs/>
        </w:rPr>
        <w:t xml:space="preserve">Checksum – </w:t>
      </w:r>
      <w:r>
        <w:t xml:space="preserve">Reset the Checksum to the default value, defined by the generic parameter </w:t>
      </w:r>
      <w:proofErr w:type="spellStart"/>
      <w:r>
        <w:rPr>
          <w:i/>
          <w:iCs/>
        </w:rPr>
        <w:t>Checksum_init_val_g</w:t>
      </w:r>
      <w:proofErr w:type="spellEnd"/>
      <w:r>
        <w:t xml:space="preserve">. First </w:t>
      </w:r>
      <w:proofErr w:type="spellStart"/>
      <w:r>
        <w:rPr>
          <w:i/>
          <w:iCs/>
        </w:rPr>
        <w:t>data_valid</w:t>
      </w:r>
      <w:proofErr w:type="spellEnd"/>
      <w:r>
        <w:t xml:space="preserve"> signal can be activated together </w:t>
      </w:r>
      <w:r>
        <w:lastRenderedPageBreak/>
        <w:t xml:space="preserve">with the </w:t>
      </w:r>
      <w:proofErr w:type="spellStart"/>
      <w:r>
        <w:rPr>
          <w:i/>
          <w:iCs/>
        </w:rPr>
        <w:t>reset_Checksum</w:t>
      </w:r>
      <w:proofErr w:type="spellEnd"/>
      <w:r>
        <w:t xml:space="preserve"> signal or one (or more) clock after the </w:t>
      </w:r>
      <w:proofErr w:type="spellStart"/>
      <w:r>
        <w:rPr>
          <w:i/>
          <w:iCs/>
        </w:rPr>
        <w:t>reset_Checksum</w:t>
      </w:r>
      <w:proofErr w:type="spellEnd"/>
      <w:r>
        <w:t xml:space="preserve"> signal activation,</w:t>
      </w:r>
    </w:p>
    <w:p w:rsidR="007C63B8" w:rsidRDefault="007C63B8" w:rsidP="007C63B8">
      <w:r>
        <w:rPr>
          <w:b/>
          <w:bCs/>
        </w:rPr>
        <w:t>Request for Checksum</w:t>
      </w:r>
      <w:r>
        <w:t xml:space="preserve"> – Data will be valid (</w:t>
      </w:r>
      <w:proofErr w:type="spellStart"/>
      <w:r>
        <w:rPr>
          <w:i/>
          <w:iCs/>
        </w:rPr>
        <w:t>Checksum_valid</w:t>
      </w:r>
      <w:proofErr w:type="spellEnd"/>
      <w:r>
        <w:t xml:space="preserve"> activation) one clock after activation of </w:t>
      </w:r>
      <w:proofErr w:type="spellStart"/>
      <w:r>
        <w:rPr>
          <w:i/>
          <w:iCs/>
        </w:rPr>
        <w:t>req_Checksum</w:t>
      </w:r>
      <w:proofErr w:type="spellEnd"/>
      <w:r>
        <w:t>.</w:t>
      </w:r>
    </w:p>
    <w:p w:rsidR="007C63B8" w:rsidRDefault="007C63B8" w:rsidP="007C63B8">
      <w:pPr>
        <w:pStyle w:val="Heading3"/>
      </w:pPr>
      <w:bookmarkStart w:id="737" w:name="_Toc286564223"/>
      <w:bookmarkStart w:id="738" w:name="_Toc311187424"/>
      <w:r>
        <w:t xml:space="preserve">7.3.2 </w:t>
      </w:r>
      <w:r w:rsidRPr="007430F7">
        <w:t xml:space="preserve">Signed / Unsigned </w:t>
      </w:r>
      <w:r>
        <w:t>Checksum</w:t>
      </w:r>
      <w:bookmarkEnd w:id="737"/>
      <w:bookmarkEnd w:id="738"/>
    </w:p>
    <w:p w:rsidR="007C63B8" w:rsidRDefault="007C63B8" w:rsidP="007C63B8">
      <w:r>
        <w:t xml:space="preserve">Checksum can be calculated both in signed / unsigned modes. Note that in case of signed Checksum, the MSB bit is reserved as the sign bit, which means that the input and output data width will be sized </w:t>
      </w:r>
      <w:r>
        <w:rPr>
          <w:i/>
          <w:iCs/>
        </w:rPr>
        <w:t>(</w:t>
      </w:r>
      <w:proofErr w:type="spellStart"/>
      <w:r>
        <w:rPr>
          <w:i/>
          <w:iCs/>
        </w:rPr>
        <w:t>data_width_g</w:t>
      </w:r>
      <w:proofErr w:type="spellEnd"/>
      <w:r>
        <w:rPr>
          <w:i/>
          <w:iCs/>
        </w:rPr>
        <w:t xml:space="preserve"> - 1</w:t>
      </w:r>
      <w:r>
        <w:t>).</w:t>
      </w:r>
    </w:p>
    <w:p w:rsidR="007C63B8" w:rsidRDefault="007C63B8" w:rsidP="007C63B8">
      <w:pPr>
        <w:pStyle w:val="Heading3"/>
      </w:pPr>
      <w:bookmarkStart w:id="739" w:name="_Toc286564224"/>
      <w:bookmarkStart w:id="740" w:name="_Toc311187425"/>
      <w:r>
        <w:t>7.3.3 Output Checksum Width</w:t>
      </w:r>
      <w:bookmarkEnd w:id="739"/>
      <w:bookmarkEnd w:id="740"/>
    </w:p>
    <w:p w:rsidR="007C63B8" w:rsidRDefault="007C63B8" w:rsidP="007C63B8">
      <w:r>
        <w:t xml:space="preserve">Output Checksum width, set by the generic parameter </w:t>
      </w:r>
      <w:proofErr w:type="spellStart"/>
      <w:r>
        <w:rPr>
          <w:i/>
          <w:iCs/>
        </w:rPr>
        <w:t>Checksum_out_width_g</w:t>
      </w:r>
      <w:proofErr w:type="spellEnd"/>
      <w:r>
        <w:t xml:space="preserve">, may be greater or equal to input Checksum width, set by the generic parameter </w:t>
      </w:r>
      <w:proofErr w:type="spellStart"/>
      <w:r>
        <w:rPr>
          <w:i/>
          <w:iCs/>
        </w:rPr>
        <w:t>data_width_g</w:t>
      </w:r>
      <w:proofErr w:type="spellEnd"/>
      <w:r>
        <w:t>.</w:t>
      </w:r>
    </w:p>
    <w:p w:rsidR="00000000" w:rsidRDefault="00336138"/>
    <w:p w:rsidR="007C63B8" w:rsidRPr="007C63B8" w:rsidRDefault="007C63B8" w:rsidP="007C63B8"/>
    <w:p w:rsidR="000B2E43" w:rsidRDefault="007C63B8" w:rsidP="007C63B8">
      <w:pPr>
        <w:pStyle w:val="Heading2"/>
      </w:pPr>
      <w:bookmarkStart w:id="741" w:name="_Toc311187426"/>
      <w:r>
        <w:t xml:space="preserve">7. 5 </w:t>
      </w:r>
      <w:r w:rsidR="000B2E43">
        <w:t>RAM Controller</w:t>
      </w:r>
      <w:bookmarkEnd w:id="741"/>
    </w:p>
    <w:p w:rsidR="000B2E43" w:rsidRPr="000B2E43" w:rsidRDefault="000B2E43" w:rsidP="000B2E43"/>
    <w:p w:rsidR="00866473" w:rsidRDefault="00866473" w:rsidP="00866473"/>
    <w:p w:rsidR="00866473" w:rsidRDefault="00866473" w:rsidP="00866473"/>
    <w:p w:rsidR="00866473" w:rsidRPr="00866473" w:rsidRDefault="00866473" w:rsidP="00866473"/>
    <w:p w:rsidR="00641155" w:rsidRDefault="00641155" w:rsidP="00641155"/>
    <w:p w:rsidR="00641155" w:rsidRPr="00641155" w:rsidRDefault="00641155" w:rsidP="00641155"/>
    <w:sectPr w:rsidR="00641155" w:rsidRPr="00641155" w:rsidSect="006A418B">
      <w:headerReference w:type="default" r:id="rId33"/>
      <w:footerReference w:type="default" r:id="rId34"/>
      <w:pgSz w:w="11906" w:h="16838"/>
      <w:pgMar w:top="1440" w:right="1800" w:bottom="1440" w:left="1800" w:header="708" w:footer="708" w:gutter="0"/>
      <w:cols w:space="708"/>
      <w:bidi/>
      <w:rtlGutter/>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82" w:author="Beeri" w:date="2011-12-08T09:17:00Z" w:initials="B">
    <w:p w:rsidR="00167CAB" w:rsidRDefault="00167CAB" w:rsidP="00167CAB">
      <w:pPr>
        <w:pStyle w:val="CommentText"/>
      </w:pPr>
      <w:r>
        <w:rPr>
          <w:rStyle w:val="CommentReference"/>
        </w:rPr>
        <w:annotationRef/>
      </w:r>
      <w:r w:rsidR="00292644">
        <w:t xml:space="preserve">I don't think that this is required. </w:t>
      </w:r>
    </w:p>
    <w:p w:rsidR="00167CAB" w:rsidRDefault="00292644" w:rsidP="00E35A7E">
      <w:pPr>
        <w:pStyle w:val="CommentText"/>
      </w:pPr>
      <w:r>
        <w:t>The command is "</w:t>
      </w:r>
      <w:proofErr w:type="spellStart"/>
      <w:r>
        <w:t>vsim</w:t>
      </w:r>
      <w:proofErr w:type="spellEnd"/>
      <w:r>
        <w:t xml:space="preserve"> top</w:t>
      </w:r>
      <w:r w:rsidR="00FA3612">
        <w:t xml:space="preserve"> </w:t>
      </w:r>
      <w:r>
        <w:t>"</w:t>
      </w:r>
    </w:p>
  </w:comment>
  <w:comment w:id="684" w:author="Beeri" w:date="2011-12-08T09:05:00Z" w:initials="B">
    <w:p w:rsidR="00167CAB" w:rsidRDefault="00167CAB" w:rsidP="005073BD">
      <w:pPr>
        <w:pStyle w:val="CommentText"/>
        <w:bidi/>
        <w:rPr>
          <w:rtl/>
        </w:rPr>
      </w:pPr>
      <w:r>
        <w:rPr>
          <w:rStyle w:val="CommentReference"/>
        </w:rPr>
        <w:annotationRef/>
      </w:r>
      <w:r w:rsidR="00292644">
        <w:rPr>
          <w:rFonts w:hint="cs"/>
          <w:rtl/>
        </w:rPr>
        <w:t>אני חושב שניתן לספק רק את ה</w:t>
      </w:r>
      <w:r w:rsidR="00292644">
        <w:t>coverage</w:t>
      </w:r>
      <w:r w:rsidR="00292644">
        <w:rPr>
          <w:rFonts w:hint="cs"/>
          <w:rtl/>
        </w:rPr>
        <w:t>של ה</w:t>
      </w:r>
      <w:r w:rsidR="00292644">
        <w:t>TOP TB</w:t>
      </w:r>
      <w:r w:rsidR="00292644">
        <w:rPr>
          <w:rFonts w:hint="cs"/>
          <w:rtl/>
        </w:rPr>
        <w:t>, שלמעשה כולל את ה</w:t>
      </w:r>
      <w:r w:rsidR="00292644">
        <w:t>coverage</w:t>
      </w:r>
      <w:r w:rsidR="00292644">
        <w:rPr>
          <w:rFonts w:hint="cs"/>
          <w:rtl/>
        </w:rPr>
        <w:t>של כל הקונפיגוציות ואורכי ה</w:t>
      </w:r>
      <w:r w:rsidR="00292644">
        <w:t>burst</w:t>
      </w:r>
      <w:r w:rsidR="00292644">
        <w:rPr>
          <w:rFonts w:hint="cs"/>
          <w:rtl/>
        </w:rPr>
        <w:t>. מה אתה אומר?</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6138" w:rsidRDefault="00336138" w:rsidP="009B7766">
      <w:r>
        <w:separator/>
      </w:r>
    </w:p>
  </w:endnote>
  <w:endnote w:type="continuationSeparator" w:id="0">
    <w:p w:rsidR="00336138" w:rsidRDefault="00336138" w:rsidP="009B776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835"/>
      <w:gridCol w:w="852"/>
      <w:gridCol w:w="3835"/>
    </w:tblGrid>
    <w:tr w:rsidR="007732B0">
      <w:trPr>
        <w:trHeight w:val="151"/>
      </w:trPr>
      <w:tc>
        <w:tcPr>
          <w:tcW w:w="2250" w:type="pct"/>
          <w:tcBorders>
            <w:bottom w:val="single" w:sz="4" w:space="0" w:color="4F81BD" w:themeColor="accent1"/>
          </w:tcBorders>
        </w:tcPr>
        <w:p w:rsidR="007732B0" w:rsidRDefault="007732B0">
          <w:pPr>
            <w:pStyle w:val="Header"/>
            <w:rPr>
              <w:rFonts w:asciiTheme="majorHAnsi" w:eastAsiaTheme="majorEastAsia" w:hAnsiTheme="majorHAnsi" w:cstheme="majorBidi"/>
              <w:b/>
              <w:bCs/>
            </w:rPr>
          </w:pPr>
        </w:p>
      </w:tc>
      <w:tc>
        <w:tcPr>
          <w:tcW w:w="500" w:type="pct"/>
          <w:vMerge w:val="restart"/>
          <w:noWrap/>
          <w:vAlign w:val="center"/>
        </w:tcPr>
        <w:p w:rsidR="007732B0" w:rsidRPr="009B7766" w:rsidRDefault="007732B0">
          <w:pPr>
            <w:pStyle w:val="NoSpacing"/>
            <w:rPr>
              <w:rFonts w:asciiTheme="majorHAnsi" w:hAnsiTheme="majorHAnsi"/>
              <w:sz w:val="16"/>
              <w:szCs w:val="16"/>
            </w:rPr>
          </w:pPr>
          <w:r w:rsidRPr="009B7766">
            <w:rPr>
              <w:rFonts w:asciiTheme="majorHAnsi" w:hAnsiTheme="majorHAnsi"/>
              <w:b/>
              <w:sz w:val="16"/>
              <w:szCs w:val="16"/>
            </w:rPr>
            <w:t xml:space="preserve">Page </w:t>
          </w:r>
          <w:r w:rsidR="000A1FAD" w:rsidRPr="009B7766">
            <w:rPr>
              <w:sz w:val="16"/>
              <w:szCs w:val="16"/>
            </w:rPr>
            <w:fldChar w:fldCharType="begin"/>
          </w:r>
          <w:r w:rsidRPr="009B7766">
            <w:rPr>
              <w:sz w:val="16"/>
              <w:szCs w:val="16"/>
            </w:rPr>
            <w:instrText xml:space="preserve"> PAGE  \* MERGEFORMAT </w:instrText>
          </w:r>
          <w:r w:rsidR="000A1FAD" w:rsidRPr="009B7766">
            <w:rPr>
              <w:sz w:val="16"/>
              <w:szCs w:val="16"/>
            </w:rPr>
            <w:fldChar w:fldCharType="separate"/>
          </w:r>
          <w:r w:rsidR="008B5E53" w:rsidRPr="008B5E53">
            <w:rPr>
              <w:rFonts w:asciiTheme="majorHAnsi" w:hAnsiTheme="majorHAnsi"/>
              <w:b/>
              <w:noProof/>
              <w:sz w:val="16"/>
              <w:szCs w:val="16"/>
            </w:rPr>
            <w:t>1</w:t>
          </w:r>
          <w:r w:rsidR="000A1FAD" w:rsidRPr="009B7766">
            <w:rPr>
              <w:sz w:val="16"/>
              <w:szCs w:val="16"/>
            </w:rPr>
            <w:fldChar w:fldCharType="end"/>
          </w:r>
        </w:p>
      </w:tc>
      <w:tc>
        <w:tcPr>
          <w:tcW w:w="2250" w:type="pct"/>
          <w:tcBorders>
            <w:bottom w:val="single" w:sz="4" w:space="0" w:color="4F81BD" w:themeColor="accent1"/>
          </w:tcBorders>
        </w:tcPr>
        <w:p w:rsidR="007732B0" w:rsidRDefault="007732B0">
          <w:pPr>
            <w:pStyle w:val="Header"/>
            <w:rPr>
              <w:rFonts w:asciiTheme="majorHAnsi" w:eastAsiaTheme="majorEastAsia" w:hAnsiTheme="majorHAnsi" w:cstheme="majorBidi"/>
              <w:b/>
              <w:bCs/>
            </w:rPr>
          </w:pPr>
        </w:p>
      </w:tc>
    </w:tr>
    <w:tr w:rsidR="007732B0">
      <w:trPr>
        <w:trHeight w:val="150"/>
      </w:trPr>
      <w:tc>
        <w:tcPr>
          <w:tcW w:w="2250" w:type="pct"/>
          <w:tcBorders>
            <w:top w:val="single" w:sz="4" w:space="0" w:color="4F81BD" w:themeColor="accent1"/>
          </w:tcBorders>
        </w:tcPr>
        <w:p w:rsidR="007732B0" w:rsidRDefault="007732B0">
          <w:pPr>
            <w:pStyle w:val="Header"/>
            <w:rPr>
              <w:rFonts w:asciiTheme="majorHAnsi" w:eastAsiaTheme="majorEastAsia" w:hAnsiTheme="majorHAnsi" w:cstheme="majorBidi"/>
              <w:b/>
              <w:bCs/>
            </w:rPr>
          </w:pPr>
        </w:p>
      </w:tc>
      <w:tc>
        <w:tcPr>
          <w:tcW w:w="500" w:type="pct"/>
          <w:vMerge/>
        </w:tcPr>
        <w:p w:rsidR="007732B0" w:rsidRDefault="007732B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732B0" w:rsidRDefault="007732B0">
          <w:pPr>
            <w:pStyle w:val="Header"/>
            <w:rPr>
              <w:rFonts w:asciiTheme="majorHAnsi" w:eastAsiaTheme="majorEastAsia" w:hAnsiTheme="majorHAnsi" w:cstheme="majorBidi"/>
              <w:b/>
              <w:bCs/>
            </w:rPr>
          </w:pPr>
        </w:p>
      </w:tc>
    </w:tr>
  </w:tbl>
  <w:p w:rsidR="007732B0" w:rsidRDefault="007732B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6138" w:rsidRDefault="00336138" w:rsidP="009B7766">
      <w:r>
        <w:separator/>
      </w:r>
    </w:p>
  </w:footnote>
  <w:footnote w:type="continuationSeparator" w:id="0">
    <w:p w:rsidR="00336138" w:rsidRDefault="00336138" w:rsidP="009B776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16"/>
        <w:szCs w:val="16"/>
      </w:r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7732B0" w:rsidRPr="009B7766" w:rsidRDefault="007732B0" w:rsidP="009B7766">
        <w:pPr>
          <w:pStyle w:val="Header"/>
          <w:pBdr>
            <w:between w:val="single" w:sz="4" w:space="1" w:color="4F81BD" w:themeColor="accent1"/>
          </w:pBdr>
          <w:spacing w:line="276" w:lineRule="auto"/>
          <w:jc w:val="center"/>
          <w:rPr>
            <w:sz w:val="16"/>
            <w:szCs w:val="16"/>
          </w:rPr>
        </w:pPr>
        <w:r w:rsidRPr="009B7766">
          <w:rPr>
            <w:sz w:val="16"/>
            <w:szCs w:val="16"/>
          </w:rPr>
          <w:t>Serial Peripheral Interface</w:t>
        </w:r>
      </w:p>
    </w:sdtContent>
  </w:sdt>
  <w:sdt>
    <w:sdtPr>
      <w:rPr>
        <w:sz w:val="16"/>
        <w:szCs w:val="16"/>
      </w:rPr>
      <w:alias w:val="Date"/>
      <w:id w:val="77547044"/>
      <w:dataBinding w:prefixMappings="xmlns:ns0='http://schemas.microsoft.com/office/2006/coverPageProps'" w:xpath="/ns0:CoverPageProperties[1]/ns0:PublishDate[1]" w:storeItemID="{55AF091B-3C7A-41E3-B477-F2FDAA23CFDA}"/>
      <w:date w:fullDate="2011-11-01T00:00:00Z">
        <w:dateFormat w:val="MMMM d, yyyy"/>
        <w:lid w:val="en-US"/>
        <w:storeMappedDataAs w:val="dateTime"/>
        <w:calendar w:val="gregorian"/>
      </w:date>
    </w:sdtPr>
    <w:sdtContent>
      <w:p w:rsidR="007732B0" w:rsidRPr="009B7766" w:rsidRDefault="007732B0" w:rsidP="009B7766">
        <w:pPr>
          <w:pStyle w:val="Header"/>
          <w:pBdr>
            <w:between w:val="single" w:sz="4" w:space="1" w:color="4F81BD" w:themeColor="accent1"/>
          </w:pBdr>
          <w:spacing w:line="276" w:lineRule="auto"/>
          <w:jc w:val="center"/>
          <w:rPr>
            <w:sz w:val="16"/>
            <w:szCs w:val="16"/>
          </w:rPr>
        </w:pPr>
        <w:r w:rsidRPr="009B7766">
          <w:rPr>
            <w:sz w:val="16"/>
            <w:szCs w:val="16"/>
          </w:rPr>
          <w:t>November 1, 2011</w:t>
        </w:r>
      </w:p>
    </w:sdtContent>
  </w:sdt>
  <w:p w:rsidR="007732B0" w:rsidRDefault="007732B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87C07"/>
    <w:multiLevelType w:val="hybridMultilevel"/>
    <w:tmpl w:val="BFEEB2A0"/>
    <w:lvl w:ilvl="0" w:tplc="4DAC2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066A4"/>
    <w:multiLevelType w:val="hybridMultilevel"/>
    <w:tmpl w:val="DC88CD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A633C3"/>
    <w:multiLevelType w:val="hybridMultilevel"/>
    <w:tmpl w:val="690671FC"/>
    <w:lvl w:ilvl="0" w:tplc="3702D25A">
      <w:start w:val="1"/>
      <w:numFmt w:val="decimal"/>
      <w:lvlText w:val="%1."/>
      <w:lvlJc w:val="left"/>
      <w:pPr>
        <w:ind w:left="720" w:hanging="360"/>
      </w:pPr>
      <w:rPr>
        <w:rFonts w:hint="default"/>
        <w:color w:val="0000FF"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6D458C"/>
    <w:multiLevelType w:val="hybridMultilevel"/>
    <w:tmpl w:val="EAD21F42"/>
    <w:lvl w:ilvl="0" w:tplc="7E7A854A">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8C6D1C"/>
    <w:multiLevelType w:val="hybridMultilevel"/>
    <w:tmpl w:val="24FE7C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A8F213A"/>
    <w:multiLevelType w:val="hybridMultilevel"/>
    <w:tmpl w:val="BA3E7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7D627A"/>
    <w:multiLevelType w:val="hybridMultilevel"/>
    <w:tmpl w:val="62BC4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A12B0"/>
    <w:multiLevelType w:val="hybridMultilevel"/>
    <w:tmpl w:val="585AF7CC"/>
    <w:lvl w:ilvl="0" w:tplc="3F6CA7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173CC3"/>
    <w:multiLevelType w:val="hybridMultilevel"/>
    <w:tmpl w:val="A6F20C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5662F7"/>
    <w:multiLevelType w:val="hybridMultilevel"/>
    <w:tmpl w:val="EB5A7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716F30"/>
    <w:multiLevelType w:val="hybridMultilevel"/>
    <w:tmpl w:val="CF50E244"/>
    <w:lvl w:ilvl="0" w:tplc="6DBAE304">
      <w:start w:val="7"/>
      <w:numFmt w:val="bullet"/>
      <w:lvlText w:val=""/>
      <w:lvlJc w:val="left"/>
      <w:pPr>
        <w:ind w:left="720" w:hanging="360"/>
      </w:pPr>
      <w:rPr>
        <w:rFonts w:ascii="Symbol" w:eastAsia="Calibri" w:hAnsi="Symbo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nsid w:val="36C13DA1"/>
    <w:multiLevelType w:val="hybridMultilevel"/>
    <w:tmpl w:val="1A4C1576"/>
    <w:lvl w:ilvl="0" w:tplc="7E7A854A">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896BA9"/>
    <w:multiLevelType w:val="hybridMultilevel"/>
    <w:tmpl w:val="F64A25D8"/>
    <w:lvl w:ilvl="0" w:tplc="6D7463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446212"/>
    <w:multiLevelType w:val="hybridMultilevel"/>
    <w:tmpl w:val="1B32B3F8"/>
    <w:lvl w:ilvl="0" w:tplc="7E7A854A">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AE3314"/>
    <w:multiLevelType w:val="hybridMultilevel"/>
    <w:tmpl w:val="75CA3F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BB2525"/>
    <w:multiLevelType w:val="hybridMultilevel"/>
    <w:tmpl w:val="EA601D0C"/>
    <w:lvl w:ilvl="0" w:tplc="3B84C340">
      <w:start w:val="7"/>
      <w:numFmt w:val="bullet"/>
      <w:lvlText w:val=""/>
      <w:lvlJc w:val="left"/>
      <w:pPr>
        <w:ind w:left="720" w:hanging="360"/>
      </w:pPr>
      <w:rPr>
        <w:rFonts w:ascii="Symbol" w:eastAsia="Calibri" w:hAnsi="Symbo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4B4A09F7"/>
    <w:multiLevelType w:val="hybridMultilevel"/>
    <w:tmpl w:val="0A000378"/>
    <w:lvl w:ilvl="0" w:tplc="4DAC29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BA95C8E"/>
    <w:multiLevelType w:val="multilevel"/>
    <w:tmpl w:val="DEDEA5D4"/>
    <w:lvl w:ilvl="0">
      <w:start w:val="1"/>
      <w:numFmt w:val="decimal"/>
      <w:lvlText w:val="%1."/>
      <w:lvlJc w:val="left"/>
      <w:pPr>
        <w:ind w:left="720" w:hanging="360"/>
      </w:pPr>
      <w:rPr>
        <w:rFonts w:hint="default"/>
        <w:color w:val="0000FF" w:themeColor="hyperlink"/>
        <w:u w:val="single"/>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DB7298A"/>
    <w:multiLevelType w:val="hybridMultilevel"/>
    <w:tmpl w:val="9D1CAD4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E9E4F8C"/>
    <w:multiLevelType w:val="hybridMultilevel"/>
    <w:tmpl w:val="FA0E7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2775CFA"/>
    <w:multiLevelType w:val="hybridMultilevel"/>
    <w:tmpl w:val="6CA0C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CB7270"/>
    <w:multiLevelType w:val="hybridMultilevel"/>
    <w:tmpl w:val="83B2A496"/>
    <w:lvl w:ilvl="0" w:tplc="30523284">
      <w:start w:val="1"/>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48D3846"/>
    <w:multiLevelType w:val="hybridMultilevel"/>
    <w:tmpl w:val="492EDF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79B00CC"/>
    <w:multiLevelType w:val="hybridMultilevel"/>
    <w:tmpl w:val="92E4A9F2"/>
    <w:lvl w:ilvl="0" w:tplc="FE20A38E">
      <w:numFmt w:val="bullet"/>
      <w:lvlText w:val=""/>
      <w:lvlJc w:val="left"/>
      <w:pPr>
        <w:ind w:left="1440" w:hanging="360"/>
      </w:pPr>
      <w:rPr>
        <w:rFonts w:ascii="Symbol" w:eastAsiaTheme="minorHAnsi" w:hAnsi="Symbol" w:cstheme="minorBidi"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DC901D4"/>
    <w:multiLevelType w:val="hybridMultilevel"/>
    <w:tmpl w:val="9FAAAAE0"/>
    <w:lvl w:ilvl="0" w:tplc="64CC72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F61211A"/>
    <w:multiLevelType w:val="hybridMultilevel"/>
    <w:tmpl w:val="E398D3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3E31EC7"/>
    <w:multiLevelType w:val="hybridMultilevel"/>
    <w:tmpl w:val="C9B83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5E12D9"/>
    <w:multiLevelType w:val="multilevel"/>
    <w:tmpl w:val="B824D794"/>
    <w:lvl w:ilvl="0">
      <w:start w:val="1"/>
      <w:numFmt w:val="decimal"/>
      <w:lvlText w:val="%1."/>
      <w:lvlJc w:val="left"/>
      <w:pPr>
        <w:ind w:left="720" w:hanging="360"/>
      </w:pPr>
      <w:rPr>
        <w:rFonts w:hint="default"/>
      </w:rPr>
    </w:lvl>
    <w:lvl w:ilvl="1">
      <w:start w:val="3"/>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79963B2E"/>
    <w:multiLevelType w:val="hybridMultilevel"/>
    <w:tmpl w:val="E19E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
  </w:num>
  <w:num w:numId="3">
    <w:abstractNumId w:val="17"/>
  </w:num>
  <w:num w:numId="4">
    <w:abstractNumId w:val="2"/>
  </w:num>
  <w:num w:numId="5">
    <w:abstractNumId w:val="26"/>
  </w:num>
  <w:num w:numId="6">
    <w:abstractNumId w:val="21"/>
  </w:num>
  <w:num w:numId="7">
    <w:abstractNumId w:val="3"/>
  </w:num>
  <w:num w:numId="8">
    <w:abstractNumId w:val="13"/>
  </w:num>
  <w:num w:numId="9">
    <w:abstractNumId w:val="11"/>
  </w:num>
  <w:num w:numId="10">
    <w:abstractNumId w:val="8"/>
  </w:num>
  <w:num w:numId="11">
    <w:abstractNumId w:val="14"/>
  </w:num>
  <w:num w:numId="12">
    <w:abstractNumId w:val="27"/>
  </w:num>
  <w:num w:numId="13">
    <w:abstractNumId w:val="7"/>
  </w:num>
  <w:num w:numId="14">
    <w:abstractNumId w:val="12"/>
  </w:num>
  <w:num w:numId="15">
    <w:abstractNumId w:val="25"/>
  </w:num>
  <w:num w:numId="16">
    <w:abstractNumId w:val="24"/>
  </w:num>
  <w:num w:numId="17">
    <w:abstractNumId w:val="16"/>
  </w:num>
  <w:num w:numId="18">
    <w:abstractNumId w:val="0"/>
  </w:num>
  <w:num w:numId="19">
    <w:abstractNumId w:val="20"/>
  </w:num>
  <w:num w:numId="20">
    <w:abstractNumId w:val="22"/>
  </w:num>
  <w:num w:numId="21">
    <w:abstractNumId w:val="4"/>
  </w:num>
  <w:num w:numId="22">
    <w:abstractNumId w:val="18"/>
  </w:num>
  <w:num w:numId="23">
    <w:abstractNumId w:val="15"/>
  </w:num>
  <w:num w:numId="2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9"/>
  </w:num>
  <w:num w:numId="27">
    <w:abstractNumId w:val="6"/>
  </w:num>
  <w:num w:numId="28">
    <w:abstractNumId w:val="5"/>
  </w:num>
  <w:num w:numId="2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proofState w:spelling="clean" w:grammar="clean"/>
  <w:trackRevisions/>
  <w:defaultTabStop w:val="720"/>
  <w:characterSpacingControl w:val="doNotCompress"/>
  <w:hdrShapeDefaults>
    <o:shapedefaults v:ext="edit" spidmax="17410"/>
  </w:hdrShapeDefaults>
  <w:footnotePr>
    <w:footnote w:id="-1"/>
    <w:footnote w:id="0"/>
  </w:footnotePr>
  <w:endnotePr>
    <w:endnote w:id="-1"/>
    <w:endnote w:id="0"/>
  </w:endnotePr>
  <w:compat/>
  <w:rsids>
    <w:rsidRoot w:val="00120B0B"/>
    <w:rsid w:val="00061841"/>
    <w:rsid w:val="00066550"/>
    <w:rsid w:val="0007598F"/>
    <w:rsid w:val="00082BBD"/>
    <w:rsid w:val="00087748"/>
    <w:rsid w:val="0009423A"/>
    <w:rsid w:val="000A1FAD"/>
    <w:rsid w:val="000A54FD"/>
    <w:rsid w:val="000A7A83"/>
    <w:rsid w:val="000A7AC5"/>
    <w:rsid w:val="000B2E43"/>
    <w:rsid w:val="000C388C"/>
    <w:rsid w:val="000F37F8"/>
    <w:rsid w:val="00120B0B"/>
    <w:rsid w:val="00123007"/>
    <w:rsid w:val="00125AB8"/>
    <w:rsid w:val="001406C0"/>
    <w:rsid w:val="00167CAB"/>
    <w:rsid w:val="00176F67"/>
    <w:rsid w:val="001A4B53"/>
    <w:rsid w:val="001D69DD"/>
    <w:rsid w:val="001E6210"/>
    <w:rsid w:val="002022F0"/>
    <w:rsid w:val="00204484"/>
    <w:rsid w:val="00240965"/>
    <w:rsid w:val="00261640"/>
    <w:rsid w:val="0028472E"/>
    <w:rsid w:val="00292644"/>
    <w:rsid w:val="002E272A"/>
    <w:rsid w:val="00301B4A"/>
    <w:rsid w:val="00312AFF"/>
    <w:rsid w:val="00324627"/>
    <w:rsid w:val="00336138"/>
    <w:rsid w:val="00353F64"/>
    <w:rsid w:val="00366C73"/>
    <w:rsid w:val="003F768B"/>
    <w:rsid w:val="004019EA"/>
    <w:rsid w:val="00471394"/>
    <w:rsid w:val="00491242"/>
    <w:rsid w:val="00497AED"/>
    <w:rsid w:val="004D1AFE"/>
    <w:rsid w:val="004E60B0"/>
    <w:rsid w:val="00521EDA"/>
    <w:rsid w:val="00537D9E"/>
    <w:rsid w:val="00546F3B"/>
    <w:rsid w:val="0054729C"/>
    <w:rsid w:val="00547E4C"/>
    <w:rsid w:val="005C5150"/>
    <w:rsid w:val="005D23E2"/>
    <w:rsid w:val="005E175D"/>
    <w:rsid w:val="006120D4"/>
    <w:rsid w:val="00641155"/>
    <w:rsid w:val="00675C48"/>
    <w:rsid w:val="00677641"/>
    <w:rsid w:val="006A2551"/>
    <w:rsid w:val="006A418B"/>
    <w:rsid w:val="006A6985"/>
    <w:rsid w:val="006D3524"/>
    <w:rsid w:val="006F00A3"/>
    <w:rsid w:val="006F2B3E"/>
    <w:rsid w:val="00721FCC"/>
    <w:rsid w:val="00745F3B"/>
    <w:rsid w:val="00766B6B"/>
    <w:rsid w:val="007732B0"/>
    <w:rsid w:val="007C63B8"/>
    <w:rsid w:val="007E6CAD"/>
    <w:rsid w:val="00821223"/>
    <w:rsid w:val="00866473"/>
    <w:rsid w:val="00882737"/>
    <w:rsid w:val="00882E33"/>
    <w:rsid w:val="008B1FB7"/>
    <w:rsid w:val="008B5E53"/>
    <w:rsid w:val="008D48EB"/>
    <w:rsid w:val="008F5078"/>
    <w:rsid w:val="0091628E"/>
    <w:rsid w:val="00923C0B"/>
    <w:rsid w:val="00940329"/>
    <w:rsid w:val="00945385"/>
    <w:rsid w:val="00951646"/>
    <w:rsid w:val="00973A49"/>
    <w:rsid w:val="009852F5"/>
    <w:rsid w:val="00993557"/>
    <w:rsid w:val="009A257B"/>
    <w:rsid w:val="009B7766"/>
    <w:rsid w:val="00A17AB3"/>
    <w:rsid w:val="00A274CF"/>
    <w:rsid w:val="00A33AF0"/>
    <w:rsid w:val="00A432FE"/>
    <w:rsid w:val="00A7102A"/>
    <w:rsid w:val="00A913B0"/>
    <w:rsid w:val="00B02300"/>
    <w:rsid w:val="00B462AE"/>
    <w:rsid w:val="00B65DE8"/>
    <w:rsid w:val="00B80343"/>
    <w:rsid w:val="00B863C8"/>
    <w:rsid w:val="00BD7756"/>
    <w:rsid w:val="00BF6021"/>
    <w:rsid w:val="00C171E3"/>
    <w:rsid w:val="00C2775D"/>
    <w:rsid w:val="00C577AD"/>
    <w:rsid w:val="00C614F4"/>
    <w:rsid w:val="00C867A2"/>
    <w:rsid w:val="00D06B61"/>
    <w:rsid w:val="00D23EC7"/>
    <w:rsid w:val="00D278D3"/>
    <w:rsid w:val="00D43DE5"/>
    <w:rsid w:val="00D85E30"/>
    <w:rsid w:val="00DA43C2"/>
    <w:rsid w:val="00DB017D"/>
    <w:rsid w:val="00DB4BD9"/>
    <w:rsid w:val="00DB66AB"/>
    <w:rsid w:val="00DC1BA6"/>
    <w:rsid w:val="00DE641A"/>
    <w:rsid w:val="00DF082B"/>
    <w:rsid w:val="00E132AF"/>
    <w:rsid w:val="00E162A3"/>
    <w:rsid w:val="00E2171F"/>
    <w:rsid w:val="00E33FCC"/>
    <w:rsid w:val="00E35A7E"/>
    <w:rsid w:val="00E563BF"/>
    <w:rsid w:val="00E624D2"/>
    <w:rsid w:val="00E636EA"/>
    <w:rsid w:val="00E663F1"/>
    <w:rsid w:val="00E735A2"/>
    <w:rsid w:val="00E8646C"/>
    <w:rsid w:val="00EB07CF"/>
    <w:rsid w:val="00EB20F1"/>
    <w:rsid w:val="00EB491C"/>
    <w:rsid w:val="00F02382"/>
    <w:rsid w:val="00F5529A"/>
    <w:rsid w:val="00F62C8F"/>
    <w:rsid w:val="00F738F0"/>
    <w:rsid w:val="00F91CFC"/>
    <w:rsid w:val="00FA3612"/>
    <w:rsid w:val="00FA39DD"/>
    <w:rsid w:val="00FD1E42"/>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0B0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432F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E272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E272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2F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432FE"/>
    <w:pPr>
      <w:spacing w:line="276" w:lineRule="auto"/>
      <w:outlineLvl w:val="9"/>
    </w:pPr>
    <w:rPr>
      <w:lang w:bidi="ar-SA"/>
    </w:rPr>
  </w:style>
  <w:style w:type="paragraph" w:styleId="TOC2">
    <w:name w:val="toc 2"/>
    <w:basedOn w:val="Normal"/>
    <w:next w:val="Normal"/>
    <w:autoRedefine/>
    <w:uiPriority w:val="39"/>
    <w:unhideWhenUsed/>
    <w:qFormat/>
    <w:rsid w:val="00A432FE"/>
    <w:pPr>
      <w:spacing w:after="100" w:line="276" w:lineRule="auto"/>
      <w:ind w:left="220"/>
    </w:pPr>
    <w:rPr>
      <w:rFonts w:asciiTheme="minorHAnsi" w:eastAsiaTheme="minorEastAsia" w:hAnsiTheme="minorHAnsi" w:cstheme="minorBidi"/>
      <w:sz w:val="22"/>
      <w:szCs w:val="22"/>
      <w:lang w:bidi="ar-SA"/>
    </w:rPr>
  </w:style>
  <w:style w:type="paragraph" w:styleId="TOC1">
    <w:name w:val="toc 1"/>
    <w:basedOn w:val="Normal"/>
    <w:next w:val="Normal"/>
    <w:autoRedefine/>
    <w:uiPriority w:val="39"/>
    <w:unhideWhenUsed/>
    <w:qFormat/>
    <w:rsid w:val="00B02300"/>
    <w:pPr>
      <w:tabs>
        <w:tab w:val="right" w:leader="dot" w:pos="8296"/>
      </w:tabs>
      <w:spacing w:after="100" w:line="276" w:lineRule="auto"/>
      <w:jc w:val="both"/>
    </w:pPr>
    <w:rPr>
      <w:rFonts w:asciiTheme="minorHAnsi" w:eastAsiaTheme="minorEastAsia" w:hAnsiTheme="minorHAnsi" w:cstheme="minorBidi"/>
      <w:sz w:val="22"/>
      <w:szCs w:val="22"/>
      <w:lang w:bidi="ar-SA"/>
    </w:rPr>
  </w:style>
  <w:style w:type="paragraph" w:styleId="TOC3">
    <w:name w:val="toc 3"/>
    <w:basedOn w:val="Normal"/>
    <w:next w:val="Normal"/>
    <w:autoRedefine/>
    <w:uiPriority w:val="39"/>
    <w:unhideWhenUsed/>
    <w:qFormat/>
    <w:rsid w:val="00A432FE"/>
    <w:pPr>
      <w:spacing w:after="100" w:line="276" w:lineRule="auto"/>
      <w:ind w:left="440"/>
    </w:pPr>
    <w:rPr>
      <w:rFonts w:asciiTheme="minorHAnsi" w:eastAsiaTheme="minorEastAsia" w:hAnsiTheme="minorHAnsi" w:cstheme="minorBidi"/>
      <w:sz w:val="22"/>
      <w:szCs w:val="22"/>
      <w:lang w:bidi="ar-SA"/>
    </w:rPr>
  </w:style>
  <w:style w:type="paragraph" w:styleId="BalloonText">
    <w:name w:val="Balloon Text"/>
    <w:basedOn w:val="Normal"/>
    <w:link w:val="BalloonTextChar"/>
    <w:uiPriority w:val="99"/>
    <w:semiHidden/>
    <w:unhideWhenUsed/>
    <w:rsid w:val="00A432FE"/>
    <w:rPr>
      <w:rFonts w:ascii="Tahoma" w:hAnsi="Tahoma" w:cs="Tahoma"/>
      <w:sz w:val="16"/>
      <w:szCs w:val="16"/>
    </w:rPr>
  </w:style>
  <w:style w:type="character" w:customStyle="1" w:styleId="BalloonTextChar">
    <w:name w:val="Balloon Text Char"/>
    <w:basedOn w:val="DefaultParagraphFont"/>
    <w:link w:val="BalloonText"/>
    <w:uiPriority w:val="99"/>
    <w:semiHidden/>
    <w:rsid w:val="00A432FE"/>
    <w:rPr>
      <w:rFonts w:ascii="Tahoma" w:eastAsia="Times New Roman" w:hAnsi="Tahoma" w:cs="Tahoma"/>
      <w:sz w:val="16"/>
      <w:szCs w:val="16"/>
    </w:rPr>
  </w:style>
  <w:style w:type="character" w:styleId="Hyperlink">
    <w:name w:val="Hyperlink"/>
    <w:basedOn w:val="DefaultParagraphFont"/>
    <w:uiPriority w:val="99"/>
    <w:unhideWhenUsed/>
    <w:rsid w:val="00A432FE"/>
    <w:rPr>
      <w:color w:val="0000FF" w:themeColor="hyperlink"/>
      <w:u w:val="single"/>
    </w:rPr>
  </w:style>
  <w:style w:type="paragraph" w:styleId="ListParagraph">
    <w:name w:val="List Paragraph"/>
    <w:basedOn w:val="Normal"/>
    <w:uiPriority w:val="34"/>
    <w:qFormat/>
    <w:rsid w:val="00A432FE"/>
    <w:pPr>
      <w:ind w:left="720"/>
      <w:contextualSpacing/>
    </w:pPr>
  </w:style>
  <w:style w:type="paragraph" w:styleId="Header">
    <w:name w:val="header"/>
    <w:basedOn w:val="Normal"/>
    <w:link w:val="HeaderChar"/>
    <w:uiPriority w:val="99"/>
    <w:unhideWhenUsed/>
    <w:rsid w:val="009B7766"/>
    <w:pPr>
      <w:tabs>
        <w:tab w:val="center" w:pos="4153"/>
        <w:tab w:val="right" w:pos="8306"/>
      </w:tabs>
    </w:pPr>
  </w:style>
  <w:style w:type="character" w:customStyle="1" w:styleId="HeaderChar">
    <w:name w:val="Header Char"/>
    <w:basedOn w:val="DefaultParagraphFont"/>
    <w:link w:val="Header"/>
    <w:uiPriority w:val="99"/>
    <w:rsid w:val="009B7766"/>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9B7766"/>
    <w:pPr>
      <w:tabs>
        <w:tab w:val="center" w:pos="4153"/>
        <w:tab w:val="right" w:pos="8306"/>
      </w:tabs>
    </w:pPr>
  </w:style>
  <w:style w:type="character" w:customStyle="1" w:styleId="FooterChar">
    <w:name w:val="Footer Char"/>
    <w:basedOn w:val="DefaultParagraphFont"/>
    <w:link w:val="Footer"/>
    <w:uiPriority w:val="99"/>
    <w:semiHidden/>
    <w:rsid w:val="009B7766"/>
    <w:rPr>
      <w:rFonts w:ascii="Times New Roman" w:eastAsia="Times New Roman" w:hAnsi="Times New Roman" w:cs="Times New Roman"/>
      <w:sz w:val="24"/>
      <w:szCs w:val="24"/>
    </w:rPr>
  </w:style>
  <w:style w:type="paragraph" w:styleId="NoSpacing">
    <w:name w:val="No Spacing"/>
    <w:link w:val="NoSpacingChar"/>
    <w:uiPriority w:val="1"/>
    <w:qFormat/>
    <w:rsid w:val="009B7766"/>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9B7766"/>
    <w:rPr>
      <w:rFonts w:eastAsiaTheme="minorEastAsia"/>
      <w:lang w:bidi="ar-SA"/>
    </w:rPr>
  </w:style>
  <w:style w:type="character" w:customStyle="1" w:styleId="Heading2Char">
    <w:name w:val="Heading 2 Char"/>
    <w:basedOn w:val="DefaultParagraphFont"/>
    <w:link w:val="Heading2"/>
    <w:uiPriority w:val="9"/>
    <w:rsid w:val="002E272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E272A"/>
    <w:rPr>
      <w:rFonts w:asciiTheme="majorHAnsi" w:eastAsiaTheme="majorEastAsia" w:hAnsiTheme="majorHAnsi" w:cstheme="majorBidi"/>
      <w:b/>
      <w:bCs/>
      <w:color w:val="4F81BD" w:themeColor="accent1"/>
      <w:sz w:val="24"/>
      <w:szCs w:val="24"/>
    </w:rPr>
  </w:style>
  <w:style w:type="paragraph" w:styleId="Caption">
    <w:name w:val="caption"/>
    <w:basedOn w:val="Normal"/>
    <w:next w:val="Normal"/>
    <w:uiPriority w:val="35"/>
    <w:qFormat/>
    <w:rsid w:val="006F2B3E"/>
    <w:pPr>
      <w:bidi/>
      <w:spacing w:after="200"/>
    </w:pPr>
    <w:rPr>
      <w:rFonts w:ascii="Calibri" w:hAnsi="Calibri" w:cs="Arial"/>
      <w:b/>
      <w:bCs/>
      <w:color w:val="4F81BD"/>
      <w:sz w:val="18"/>
      <w:szCs w:val="18"/>
    </w:rPr>
  </w:style>
  <w:style w:type="paragraph" w:styleId="TableofFigures">
    <w:name w:val="table of figures"/>
    <w:basedOn w:val="Normal"/>
    <w:next w:val="Normal"/>
    <w:uiPriority w:val="99"/>
    <w:unhideWhenUsed/>
    <w:rsid w:val="00721FCC"/>
  </w:style>
  <w:style w:type="character" w:customStyle="1" w:styleId="apple-converted-space">
    <w:name w:val="apple-converted-space"/>
    <w:basedOn w:val="DefaultParagraphFont"/>
    <w:rsid w:val="00F91CFC"/>
  </w:style>
  <w:style w:type="character" w:customStyle="1" w:styleId="apple-style-span">
    <w:name w:val="apple-style-span"/>
    <w:basedOn w:val="DefaultParagraphFont"/>
    <w:rsid w:val="00F91CFC"/>
  </w:style>
  <w:style w:type="character" w:styleId="CommentReference">
    <w:name w:val="annotation reference"/>
    <w:basedOn w:val="DefaultParagraphFont"/>
    <w:uiPriority w:val="99"/>
    <w:semiHidden/>
    <w:unhideWhenUsed/>
    <w:rsid w:val="00167CAB"/>
    <w:rPr>
      <w:sz w:val="16"/>
      <w:szCs w:val="16"/>
    </w:rPr>
  </w:style>
  <w:style w:type="paragraph" w:styleId="CommentText">
    <w:name w:val="annotation text"/>
    <w:basedOn w:val="Normal"/>
    <w:link w:val="CommentTextChar"/>
    <w:uiPriority w:val="99"/>
    <w:semiHidden/>
    <w:unhideWhenUsed/>
    <w:rsid w:val="00167CAB"/>
    <w:rPr>
      <w:sz w:val="20"/>
      <w:szCs w:val="20"/>
    </w:rPr>
  </w:style>
  <w:style w:type="character" w:customStyle="1" w:styleId="CommentTextChar">
    <w:name w:val="Comment Text Char"/>
    <w:basedOn w:val="DefaultParagraphFont"/>
    <w:link w:val="CommentText"/>
    <w:uiPriority w:val="99"/>
    <w:semiHidden/>
    <w:rsid w:val="00167CA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67CAB"/>
    <w:rPr>
      <w:b/>
      <w:bCs/>
    </w:rPr>
  </w:style>
  <w:style w:type="character" w:customStyle="1" w:styleId="CommentSubjectChar">
    <w:name w:val="Comment Subject Char"/>
    <w:basedOn w:val="CommentTextChar"/>
    <w:link w:val="CommentSubject"/>
    <w:uiPriority w:val="99"/>
    <w:semiHidden/>
    <w:rsid w:val="00167CAB"/>
    <w:rPr>
      <w:b/>
      <w:bCs/>
    </w:rPr>
  </w:style>
  <w:style w:type="paragraph" w:styleId="Revision">
    <w:name w:val="Revision"/>
    <w:hidden/>
    <w:uiPriority w:val="99"/>
    <w:semiHidden/>
    <w:rsid w:val="00167CAB"/>
    <w:pPr>
      <w:spacing w:after="0"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Slave_select" TargetMode="External"/><Relationship Id="rId18" Type="http://schemas.openxmlformats.org/officeDocument/2006/relationships/hyperlink" Target="http://en.wikipedia.org/wiki/Full_duplex" TargetMode="External"/><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en.wikipedia.org/wiki/Data_frame"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en.wikipedia.org/wiki/Logic_level" TargetMode="External"/><Relationship Id="rId20" Type="http://schemas.openxmlformats.org/officeDocument/2006/relationships/image" Target="media/image5.png"/><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Master-slave_(technology)" TargetMode="External"/><Relationship Id="rId24" Type="http://schemas.openxmlformats.org/officeDocument/2006/relationships/image" Target="media/image9.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en.wikipedia.org/wiki/Slave_Select" TargetMode="External"/><Relationship Id="rId23" Type="http://schemas.openxmlformats.org/officeDocument/2006/relationships/image" Target="media/image8.png"/><Relationship Id="rId28" Type="http://schemas.openxmlformats.org/officeDocument/2006/relationships/image" Target="media/image13.gif"/><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en.wikipedia.org/wiki/Chip_sele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74DF5A-C36D-4863-8199-79E4EA14D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5028</TotalTime>
  <Pages>36</Pages>
  <Words>8311</Words>
  <Characters>41559</Characters>
  <Application>Microsoft Office Word</Application>
  <DocSecurity>0</DocSecurity>
  <Lines>346</Lines>
  <Paragraphs>99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Serial Peripheral Interface</vt:lpstr>
      <vt:lpstr>Serial Peripheral Interface</vt:lpstr>
    </vt:vector>
  </TitlesOfParts>
  <Company> </Company>
  <LinksUpToDate>false</LinksUpToDate>
  <CharactersWithSpaces>49771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Serial Peripheral Interface</dc:title>
  <dc:subject/>
  <dc:creator> </dc:creator>
  <cp:keywords/>
  <dc:description/>
  <cp:lastModifiedBy>Beeri</cp:lastModifiedBy>
  <cp:revision>18</cp:revision>
  <dcterms:created xsi:type="dcterms:W3CDTF">2011-11-17T14:04:00Z</dcterms:created>
  <dcterms:modified xsi:type="dcterms:W3CDTF">2011-12-09T07:47:00Z</dcterms:modified>
</cp:coreProperties>
</file>